
<file path=[Content_Types].xml><?xml version="1.0" encoding="utf-8"?>
<Types xmlns="http://schemas.openxmlformats.org/package/2006/content-types">
  <Override PartName="/word/footnotes.xml" ContentType="application/vnd.openxmlformats-officedocument.wordprocessingml.footnotes+xml"/>
  <Override PartName="/word/activeX/activeX8.xml" ContentType="application/vnd.ms-office.activeX+xml"/>
  <Override PartName="/word/activeX/activeX6.xml" ContentType="application/vnd.ms-office.activeX+xml"/>
  <Override PartName="/word/activeX/activeX39.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Override PartName="/word/activeX/activeX18.xml" ContentType="application/vnd.ms-office.activeX+xml"/>
  <Override PartName="/word/activeX/activeX19.xml" ContentType="application/vnd.ms-office.activeX+xml"/>
  <Override PartName="/word/activeX/activeX28.xml" ContentType="application/vnd.ms-office.activeX+xml"/>
  <Override PartName="/word/activeX/activeX29.xml" ContentType="application/vnd.ms-office.activeX+xml"/>
  <Override PartName="/word/activeX/activeX37.xml" ContentType="application/vnd.ms-office.activeX+xml"/>
  <Override PartName="/word/activeX/activeX38.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word/activeX/activeX26.xml" ContentType="application/vnd.ms-office.activeX+xml"/>
  <Override PartName="/word/activeX/activeX27.xml" ContentType="application/vnd.ms-office.activeX+xml"/>
  <Override PartName="/word/activeX/activeX35.xml" ContentType="application/vnd.ms-office.activeX+xml"/>
  <Override PartName="/word/activeX/activeX36.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Override PartName="/word/activeX/activeX24.xml" ContentType="application/vnd.ms-office.activeX+xml"/>
  <Override PartName="/word/activeX/activeX25.xml" ContentType="application/vnd.ms-office.activeX+xml"/>
  <Override PartName="/word/activeX/activeX33.xml" ContentType="application/vnd.ms-office.activeX+xml"/>
  <Override PartName="/word/activeX/activeX34.xml" ContentType="application/vnd.ms-office.activeX+xml"/>
  <Override PartName="/word/activeX/activeX42.xml" ContentType="application/vnd.ms-office.activeX+xml"/>
  <Override PartName="/word/activeX/activeX12.xml" ContentType="application/vnd.ms-office.activeX+xml"/>
  <Override PartName="/word/activeX/activeX13.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31.xml" ContentType="application/vnd.ms-office.activeX+xml"/>
  <Override PartName="/word/activeX/activeX32.xml" ContentType="application/vnd.ms-office.activeX+xml"/>
  <Override PartName="/word/activeX/activeX40.xml" ContentType="application/vnd.ms-office.activeX+xml"/>
  <Override PartName="/word/activeX/activeX41.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Default Extension="png" ContentType="image/png"/>
  <Default Extension="bin" ContentType="application/vnd.ms-office.activeX"/>
  <Override PartName="/word/activeX/activeX7.xml" ContentType="application/vnd.ms-office.activeX+xml"/>
  <Override PartName="/word/activeX/activeX5.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5F72" w:rsidRDefault="00695F72" w:rsidP="00695F72">
      <w:pPr>
        <w:widowControl/>
        <w:shd w:val="clear" w:color="auto" w:fill="FFFFFF"/>
        <w:spacing w:line="336" w:lineRule="atLeast"/>
        <w:jc w:val="left"/>
        <w:outlineLvl w:val="0"/>
        <w:rPr>
          <w:rFonts w:ascii="Helvetica" w:eastAsia="宋体" w:hAnsi="Helvetica" w:cs="Helvetica"/>
          <w:color w:val="222222"/>
          <w:kern w:val="36"/>
          <w:sz w:val="28"/>
          <w:szCs w:val="28"/>
        </w:rPr>
      </w:pPr>
      <w:r w:rsidRPr="00695F72">
        <w:rPr>
          <w:rFonts w:ascii="Helvetica" w:eastAsia="宋体" w:hAnsi="Helvetica" w:cs="Helvetica"/>
          <w:color w:val="222222"/>
          <w:kern w:val="36"/>
          <w:sz w:val="28"/>
          <w:szCs w:val="28"/>
        </w:rPr>
        <w:t>http://www.infoq.com/cn/articles/ctrip-big-data-high-concurrency-applications-architecture</w:t>
      </w:r>
    </w:p>
    <w:p w:rsidR="00695F72" w:rsidRPr="00695F72" w:rsidRDefault="00695F72" w:rsidP="00695F72">
      <w:pPr>
        <w:widowControl/>
        <w:shd w:val="clear" w:color="auto" w:fill="FFFFFF"/>
        <w:spacing w:line="336" w:lineRule="atLeast"/>
        <w:jc w:val="left"/>
        <w:outlineLvl w:val="0"/>
        <w:rPr>
          <w:rFonts w:ascii="Helvetica" w:eastAsia="宋体" w:hAnsi="Helvetica" w:cs="Helvetica"/>
          <w:color w:val="222222"/>
          <w:kern w:val="36"/>
          <w:sz w:val="28"/>
          <w:szCs w:val="28"/>
        </w:rPr>
      </w:pPr>
      <w:r w:rsidRPr="00695F72">
        <w:rPr>
          <w:rFonts w:ascii="Helvetica" w:eastAsia="宋体" w:hAnsi="Helvetica" w:cs="Helvetica"/>
          <w:color w:val="222222"/>
          <w:kern w:val="36"/>
          <w:sz w:val="28"/>
          <w:szCs w:val="28"/>
        </w:rPr>
        <w:t>面对百亿用户数据，日均亿次请求，携程应用架构如何涅槃？</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drawing>
          <wp:inline distT="0" distB="0" distL="0" distR="0">
            <wp:extent cx="954405" cy="954405"/>
            <wp:effectExtent l="19050" t="0" r="0" b="0"/>
            <wp:docPr id="1" name="图片 1" descr="http://www.infoq.com/resource/articles/ctrip-big-data-high-concurrency-applications-architecture/zh/smallimage/logo%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q.com/resource/articles/ctrip-big-data-high-concurrency-applications-architecture/zh/smallimage/logo%20(22).jpg"/>
                    <pic:cNvPicPr>
                      <a:picLocks noChangeAspect="1" noChangeArrowheads="1"/>
                    </pic:cNvPicPr>
                  </pic:nvPicPr>
                  <pic:blipFill>
                    <a:blip r:embed="rId7"/>
                    <a:srcRect/>
                    <a:stretch>
                      <a:fillRect/>
                    </a:stretch>
                  </pic:blipFill>
                  <pic:spPr bwMode="auto">
                    <a:xfrm>
                      <a:off x="0" y="0"/>
                      <a:ext cx="954405" cy="954405"/>
                    </a:xfrm>
                    <a:prstGeom prst="rect">
                      <a:avLst/>
                    </a:prstGeom>
                    <a:noFill/>
                    <a:ln w="9525">
                      <a:noFill/>
                      <a:miter lim="800000"/>
                      <a:headEnd/>
                      <a:tailEnd/>
                    </a:ln>
                  </pic:spPr>
                </pic:pic>
              </a:graphicData>
            </a:graphic>
          </wp:inline>
        </w:drawing>
      </w:r>
    </w:p>
    <w:p w:rsidR="00695F72" w:rsidRPr="00695F72" w:rsidRDefault="00B23D91" w:rsidP="00695F72">
      <w:pPr>
        <w:widowControl/>
        <w:jc w:val="left"/>
        <w:rPr>
          <w:rFonts w:ascii="宋体" w:eastAsia="宋体" w:hAnsi="宋体" w:cs="宋体"/>
          <w:kern w:val="0"/>
          <w:sz w:val="24"/>
          <w:szCs w:val="24"/>
        </w:rPr>
      </w:pPr>
      <w:hyperlink r:id="rId8" w:history="1">
        <w:r w:rsidR="00695F72" w:rsidRPr="00695F72">
          <w:rPr>
            <w:rFonts w:ascii="Helvetica" w:eastAsia="宋体" w:hAnsi="Helvetica" w:cs="Helvetica"/>
            <w:b/>
            <w:bCs/>
            <w:color w:val="286AB2"/>
            <w:kern w:val="0"/>
            <w:sz w:val="14"/>
            <w:u w:val="single"/>
          </w:rPr>
          <w:t>喜欢</w:t>
        </w:r>
      </w:hyperlink>
      <w:r w:rsidR="00695F72" w:rsidRPr="00695F72">
        <w:rPr>
          <w:rFonts w:ascii="Helvetica" w:eastAsia="宋体" w:hAnsi="Helvetica" w:cs="Helvetica"/>
          <w:color w:val="666666"/>
          <w:kern w:val="0"/>
          <w:sz w:val="15"/>
        </w:rPr>
        <w:t> | </w:t>
      </w:r>
      <w:r w:rsidR="00695F72" w:rsidRPr="00695F72">
        <w:rPr>
          <w:rFonts w:ascii="Helvetica" w:eastAsia="宋体" w:hAnsi="Helvetica" w:cs="Helvetica"/>
          <w:color w:val="666666"/>
          <w:kern w:val="0"/>
          <w:sz w:val="15"/>
        </w:rPr>
        <w:t>作者</w:t>
      </w:r>
      <w:r w:rsidR="00695F72" w:rsidRPr="00695F72">
        <w:rPr>
          <w:rFonts w:ascii="Helvetica" w:eastAsia="宋体" w:hAnsi="Helvetica" w:cs="Helvetica"/>
          <w:color w:val="666666"/>
          <w:kern w:val="0"/>
          <w:sz w:val="15"/>
        </w:rPr>
        <w:t> </w:t>
      </w:r>
      <w:hyperlink r:id="rId9" w:history="1">
        <w:r w:rsidR="00695F72" w:rsidRPr="00695F72">
          <w:rPr>
            <w:rFonts w:ascii="Helvetica" w:eastAsia="宋体" w:hAnsi="Helvetica" w:cs="Helvetica"/>
            <w:b/>
            <w:bCs/>
            <w:color w:val="286AB2"/>
            <w:kern w:val="0"/>
            <w:sz w:val="15"/>
            <w:u w:val="single"/>
          </w:rPr>
          <w:t>董锐</w:t>
        </w:r>
      </w:hyperlink>
      <w:r w:rsidR="00695F72" w:rsidRPr="00695F72">
        <w:rPr>
          <w:rFonts w:ascii="Helvetica" w:eastAsia="宋体" w:hAnsi="Helvetica" w:cs="Helvetica"/>
          <w:color w:val="666666"/>
          <w:kern w:val="0"/>
          <w:sz w:val="15"/>
        </w:rPr>
        <w:t> </w:t>
      </w:r>
      <w:r w:rsidR="00695F72" w:rsidRPr="00695F72">
        <w:rPr>
          <w:rFonts w:ascii="Helvetica" w:eastAsia="宋体" w:hAnsi="Helvetica" w:cs="Helvetica"/>
          <w:color w:val="666666"/>
          <w:kern w:val="0"/>
          <w:sz w:val="15"/>
        </w:rPr>
        <w:t>发布于</w:t>
      </w:r>
      <w:r w:rsidR="00695F72" w:rsidRPr="00695F72">
        <w:rPr>
          <w:rFonts w:ascii="Helvetica" w:eastAsia="宋体" w:hAnsi="Helvetica" w:cs="Helvetica"/>
          <w:color w:val="666666"/>
          <w:kern w:val="0"/>
          <w:sz w:val="15"/>
        </w:rPr>
        <w:t xml:space="preserve"> 2016</w:t>
      </w:r>
      <w:r w:rsidR="00695F72" w:rsidRPr="00695F72">
        <w:rPr>
          <w:rFonts w:ascii="Helvetica" w:eastAsia="宋体" w:hAnsi="Helvetica" w:cs="Helvetica"/>
          <w:color w:val="666666"/>
          <w:kern w:val="0"/>
          <w:sz w:val="15"/>
        </w:rPr>
        <w:t>年</w:t>
      </w:r>
      <w:r w:rsidR="00695F72" w:rsidRPr="00695F72">
        <w:rPr>
          <w:rFonts w:ascii="Helvetica" w:eastAsia="宋体" w:hAnsi="Helvetica" w:cs="Helvetica"/>
          <w:color w:val="666666"/>
          <w:kern w:val="0"/>
          <w:sz w:val="15"/>
        </w:rPr>
        <w:t>10</w:t>
      </w:r>
      <w:r w:rsidR="00695F72" w:rsidRPr="00695F72">
        <w:rPr>
          <w:rFonts w:ascii="Helvetica" w:eastAsia="宋体" w:hAnsi="Helvetica" w:cs="Helvetica"/>
          <w:color w:val="666666"/>
          <w:kern w:val="0"/>
          <w:sz w:val="15"/>
        </w:rPr>
        <w:t>月</w:t>
      </w:r>
      <w:r w:rsidR="00695F72" w:rsidRPr="00695F72">
        <w:rPr>
          <w:rFonts w:ascii="Helvetica" w:eastAsia="宋体" w:hAnsi="Helvetica" w:cs="Helvetica"/>
          <w:color w:val="666666"/>
          <w:kern w:val="0"/>
          <w:sz w:val="15"/>
        </w:rPr>
        <w:t>8</w:t>
      </w:r>
      <w:r w:rsidR="00695F72" w:rsidRPr="00695F72">
        <w:rPr>
          <w:rFonts w:ascii="Helvetica" w:eastAsia="宋体" w:hAnsi="Helvetica" w:cs="Helvetica"/>
          <w:color w:val="666666"/>
          <w:kern w:val="0"/>
          <w:sz w:val="15"/>
        </w:rPr>
        <w:t>日</w:t>
      </w:r>
      <w:r w:rsidR="00695F72" w:rsidRPr="00695F72">
        <w:rPr>
          <w:rFonts w:ascii="Helvetica" w:eastAsia="宋体" w:hAnsi="Helvetica" w:cs="Helvetica"/>
          <w:color w:val="666666"/>
          <w:kern w:val="0"/>
          <w:sz w:val="15"/>
        </w:rPr>
        <w:t xml:space="preserve">. </w:t>
      </w:r>
      <w:r w:rsidR="00695F72" w:rsidRPr="00695F72">
        <w:rPr>
          <w:rFonts w:ascii="Helvetica" w:eastAsia="宋体" w:hAnsi="Helvetica" w:cs="Helvetica"/>
          <w:color w:val="666666"/>
          <w:kern w:val="0"/>
          <w:sz w:val="15"/>
        </w:rPr>
        <w:t>估计阅读时间</w:t>
      </w:r>
      <w:r w:rsidR="00695F72" w:rsidRPr="00695F72">
        <w:rPr>
          <w:rFonts w:ascii="Helvetica" w:eastAsia="宋体" w:hAnsi="Helvetica" w:cs="Helvetica"/>
          <w:color w:val="666666"/>
          <w:kern w:val="0"/>
          <w:sz w:val="15"/>
        </w:rPr>
        <w:t xml:space="preserve">: </w:t>
      </w:r>
      <w:r w:rsidR="00695F72" w:rsidRPr="00695F72">
        <w:rPr>
          <w:rFonts w:ascii="Helvetica" w:eastAsia="宋体" w:hAnsi="Helvetica" w:cs="Helvetica"/>
          <w:color w:val="666666"/>
          <w:kern w:val="0"/>
          <w:sz w:val="15"/>
        </w:rPr>
        <w:t>不到一分钟</w:t>
      </w:r>
      <w:r w:rsidR="00695F72" w:rsidRPr="00695F72">
        <w:rPr>
          <w:rFonts w:ascii="Helvetica" w:eastAsia="宋体" w:hAnsi="Helvetica" w:cs="Helvetica"/>
          <w:color w:val="666666"/>
          <w:kern w:val="0"/>
          <w:sz w:val="15"/>
        </w:rPr>
        <w:t> | </w:t>
      </w:r>
      <w:r w:rsidR="00695F72" w:rsidRPr="00695F72">
        <w:rPr>
          <w:rFonts w:ascii="Helvetica" w:eastAsia="宋体" w:hAnsi="Helvetica" w:cs="Helvetica"/>
          <w:color w:val="666666"/>
          <w:kern w:val="0"/>
          <w:sz w:val="15"/>
        </w:rPr>
        <w:t>道</w:t>
      </w:r>
      <w:r w:rsidR="00695F72" w:rsidRPr="00695F72">
        <w:rPr>
          <w:rFonts w:ascii="Helvetica" w:eastAsia="宋体" w:hAnsi="Helvetica" w:cs="Helvetica"/>
          <w:color w:val="666666"/>
          <w:kern w:val="0"/>
          <w:sz w:val="15"/>
        </w:rPr>
        <w:t>AI</w:t>
      </w:r>
      <w:r w:rsidR="00695F72" w:rsidRPr="00695F72">
        <w:rPr>
          <w:rFonts w:ascii="Helvetica" w:eastAsia="宋体" w:hAnsi="Helvetica" w:cs="Helvetica"/>
          <w:color w:val="666666"/>
          <w:kern w:val="0"/>
          <w:sz w:val="15"/>
        </w:rPr>
        <w:t>风控、</w:t>
      </w:r>
      <w:r w:rsidR="00695F72" w:rsidRPr="00695F72">
        <w:rPr>
          <w:rFonts w:ascii="Helvetica" w:eastAsia="宋体" w:hAnsi="Helvetica" w:cs="Helvetica"/>
          <w:color w:val="666666"/>
          <w:kern w:val="0"/>
          <w:sz w:val="15"/>
        </w:rPr>
        <w:t>Serverless</w:t>
      </w:r>
      <w:r w:rsidR="00695F72" w:rsidRPr="00695F72">
        <w:rPr>
          <w:rFonts w:ascii="Helvetica" w:eastAsia="宋体" w:hAnsi="Helvetica" w:cs="Helvetica"/>
          <w:color w:val="666666"/>
          <w:kern w:val="0"/>
          <w:sz w:val="15"/>
        </w:rPr>
        <w:t>架构、</w:t>
      </w:r>
      <w:r w:rsidR="00695F72" w:rsidRPr="00695F72">
        <w:rPr>
          <w:rFonts w:ascii="Helvetica" w:eastAsia="宋体" w:hAnsi="Helvetica" w:cs="Helvetica"/>
          <w:color w:val="666666"/>
          <w:kern w:val="0"/>
          <w:sz w:val="15"/>
        </w:rPr>
        <w:t>EB</w:t>
      </w:r>
      <w:r w:rsidR="00695F72" w:rsidRPr="00695F72">
        <w:rPr>
          <w:rFonts w:ascii="Helvetica" w:eastAsia="宋体" w:hAnsi="Helvetica" w:cs="Helvetica"/>
          <w:color w:val="666666"/>
          <w:kern w:val="0"/>
          <w:sz w:val="15"/>
        </w:rPr>
        <w:t>级存储引擎，尽在</w:t>
      </w:r>
      <w:hyperlink r:id="rId10" w:history="1">
        <w:r w:rsidR="00695F72" w:rsidRPr="00695F72">
          <w:rPr>
            <w:rFonts w:ascii="Helvetica" w:eastAsia="宋体" w:hAnsi="Helvetica" w:cs="Helvetica"/>
            <w:b/>
            <w:bCs/>
            <w:color w:val="286AB2"/>
            <w:kern w:val="0"/>
            <w:sz w:val="15"/>
            <w:u w:val="single"/>
          </w:rPr>
          <w:t>ArchSummit</w:t>
        </w:r>
      </w:hyperlink>
      <w:r w:rsidR="00695F72" w:rsidRPr="00695F72">
        <w:rPr>
          <w:rFonts w:ascii="Helvetica" w:eastAsia="宋体" w:hAnsi="Helvetica" w:cs="Helvetica"/>
          <w:color w:val="666666"/>
          <w:kern w:val="0"/>
          <w:sz w:val="15"/>
        </w:rPr>
        <w:t>!</w:t>
      </w:r>
      <w:hyperlink r:id="rId11" w:anchor="theCommentsSection" w:history="1">
        <w:r w:rsidR="00695F72" w:rsidRPr="00695F72">
          <w:rPr>
            <w:rFonts w:ascii="Arial" w:eastAsia="宋体" w:hAnsi="Arial" w:cs="Arial"/>
            <w:color w:val="000000"/>
            <w:kern w:val="0"/>
            <w:sz w:val="15"/>
          </w:rPr>
          <w:t>讨论</w:t>
        </w:r>
      </w:hyperlink>
    </w:p>
    <w:p w:rsidR="00695F72" w:rsidRPr="00695F72" w:rsidRDefault="00B23D91" w:rsidP="00695F72">
      <w:pPr>
        <w:widowControl/>
        <w:numPr>
          <w:ilvl w:val="0"/>
          <w:numId w:val="1"/>
        </w:numPr>
        <w:shd w:val="clear" w:color="auto" w:fill="FFFFFF"/>
        <w:ind w:left="0"/>
        <w:jc w:val="left"/>
        <w:rPr>
          <w:rFonts w:ascii="Helvetica" w:eastAsia="宋体" w:hAnsi="Helvetica" w:cs="Helvetica"/>
          <w:color w:val="A1A1A1"/>
          <w:kern w:val="0"/>
          <w:sz w:val="15"/>
          <w:szCs w:val="15"/>
        </w:rPr>
      </w:pPr>
      <w:hyperlink r:id="rId12" w:history="1">
        <w:r w:rsidR="00695F72" w:rsidRPr="00695F72">
          <w:rPr>
            <w:rFonts w:ascii="Helvetica" w:eastAsia="宋体" w:hAnsi="Helvetica" w:cs="Helvetica"/>
            <w:color w:val="333333"/>
            <w:kern w:val="0"/>
            <w:sz w:val="15"/>
            <w:u w:val="single"/>
          </w:rPr>
          <w:t>分享到：</w:t>
        </w:r>
      </w:hyperlink>
      <w:hyperlink r:id="rId13" w:tooltip="分享到微博" w:history="1">
        <w:r w:rsidR="00695F72" w:rsidRPr="00695F72">
          <w:rPr>
            <w:rFonts w:ascii="Helvetica" w:eastAsia="宋体" w:hAnsi="Helvetica" w:cs="Helvetica"/>
            <w:color w:val="000000"/>
            <w:kern w:val="0"/>
            <w:sz w:val="15"/>
            <w:u w:val="single"/>
          </w:rPr>
          <w:t>微博</w:t>
        </w:r>
      </w:hyperlink>
      <w:hyperlink r:id="rId14" w:tooltip="分享到微信" w:history="1">
        <w:r w:rsidR="00695F72" w:rsidRPr="00695F72">
          <w:rPr>
            <w:rFonts w:ascii="Helvetica" w:eastAsia="宋体" w:hAnsi="Helvetica" w:cs="Helvetica"/>
            <w:color w:val="000000"/>
            <w:kern w:val="0"/>
            <w:sz w:val="15"/>
            <w:u w:val="single"/>
          </w:rPr>
          <w:t>微信</w:t>
        </w:r>
      </w:hyperlink>
      <w:hyperlink r:id="rId15" w:tooltip="分享到Facebook" w:history="1">
        <w:r w:rsidR="00695F72" w:rsidRPr="00695F72">
          <w:rPr>
            <w:rFonts w:ascii="Helvetica" w:eastAsia="宋体" w:hAnsi="Helvetica" w:cs="Helvetica"/>
            <w:color w:val="000000"/>
            <w:kern w:val="0"/>
            <w:sz w:val="15"/>
            <w:u w:val="single"/>
          </w:rPr>
          <w:t>Facebook</w:t>
        </w:r>
      </w:hyperlink>
      <w:hyperlink r:id="rId16" w:tooltip="分享到Twitter" w:history="1">
        <w:r w:rsidR="00695F72" w:rsidRPr="00695F72">
          <w:rPr>
            <w:rFonts w:ascii="Helvetica" w:eastAsia="宋体" w:hAnsi="Helvetica" w:cs="Helvetica"/>
            <w:color w:val="000000"/>
            <w:kern w:val="0"/>
            <w:sz w:val="15"/>
            <w:u w:val="single"/>
          </w:rPr>
          <w:t>Twitter</w:t>
        </w:r>
      </w:hyperlink>
      <w:hyperlink r:id="rId17" w:tooltip="分享到有道云笔记" w:history="1">
        <w:r w:rsidR="00695F72" w:rsidRPr="00695F72">
          <w:rPr>
            <w:rFonts w:ascii="Helvetica" w:eastAsia="宋体" w:hAnsi="Helvetica" w:cs="Helvetica"/>
            <w:color w:val="000000"/>
            <w:kern w:val="0"/>
            <w:sz w:val="15"/>
            <w:u w:val="single"/>
          </w:rPr>
          <w:t>有道云笔记</w:t>
        </w:r>
      </w:hyperlink>
      <w:hyperlink r:id="rId18" w:tooltip="分享到邮件分享" w:history="1">
        <w:r w:rsidR="00695F72" w:rsidRPr="00695F72">
          <w:rPr>
            <w:rFonts w:ascii="Helvetica" w:eastAsia="宋体" w:hAnsi="Helvetica" w:cs="Helvetica"/>
            <w:color w:val="000000"/>
            <w:kern w:val="0"/>
            <w:sz w:val="15"/>
            <w:u w:val="single"/>
          </w:rPr>
          <w:t>邮件分享</w:t>
        </w:r>
      </w:hyperlink>
    </w:p>
    <w:p w:rsidR="00695F72" w:rsidRPr="00695F72" w:rsidRDefault="00B23D91" w:rsidP="00695F72">
      <w:pPr>
        <w:widowControl/>
        <w:numPr>
          <w:ilvl w:val="0"/>
          <w:numId w:val="1"/>
        </w:numPr>
        <w:shd w:val="clear" w:color="auto" w:fill="FFFFFF"/>
        <w:ind w:left="0"/>
        <w:jc w:val="left"/>
        <w:rPr>
          <w:rFonts w:ascii="Helvetica" w:eastAsia="宋体" w:hAnsi="Helvetica" w:cs="Helvetica"/>
          <w:color w:val="A1A1A1"/>
          <w:kern w:val="0"/>
          <w:sz w:val="15"/>
          <w:szCs w:val="15"/>
        </w:rPr>
      </w:pPr>
      <w:hyperlink r:id="rId19" w:history="1">
        <w:r w:rsidR="00695F72" w:rsidRPr="00695F72">
          <w:rPr>
            <w:rFonts w:ascii="Helvetica" w:eastAsia="宋体" w:hAnsi="Helvetica" w:cs="Helvetica"/>
            <w:b/>
            <w:bCs/>
            <w:color w:val="FFFFFF"/>
            <w:kern w:val="0"/>
            <w:sz w:val="15"/>
            <w:u w:val="single"/>
          </w:rPr>
          <w:t>稍后阅读</w:t>
        </w:r>
      </w:hyperlink>
    </w:p>
    <w:p w:rsidR="00695F72" w:rsidRPr="00695F72" w:rsidRDefault="00B23D91" w:rsidP="00695F72">
      <w:pPr>
        <w:widowControl/>
        <w:numPr>
          <w:ilvl w:val="0"/>
          <w:numId w:val="1"/>
        </w:numPr>
        <w:shd w:val="clear" w:color="auto" w:fill="FFFFFF"/>
        <w:ind w:left="0"/>
        <w:jc w:val="left"/>
        <w:rPr>
          <w:rFonts w:ascii="Helvetica" w:eastAsia="宋体" w:hAnsi="Helvetica" w:cs="Helvetica"/>
          <w:color w:val="A1A1A1"/>
          <w:kern w:val="0"/>
          <w:sz w:val="15"/>
          <w:szCs w:val="15"/>
        </w:rPr>
      </w:pPr>
      <w:hyperlink r:id="rId20" w:history="1">
        <w:r w:rsidR="00695F72" w:rsidRPr="00695F72">
          <w:rPr>
            <w:rFonts w:ascii="Helvetica" w:eastAsia="宋体" w:hAnsi="Helvetica" w:cs="Helvetica"/>
            <w:b/>
            <w:bCs/>
            <w:color w:val="133660"/>
            <w:kern w:val="0"/>
            <w:sz w:val="15"/>
            <w:u w:val="single"/>
          </w:rPr>
          <w:t>我的阅读清单</w:t>
        </w:r>
      </w:hyperlink>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互联网二次革命的移动互联网时代，如何吸引用户、留住用户并深入挖掘用户价值，在激烈的竞争中脱颖而出，是各大电商的重要课题。通过各类大数据对用户进行研究，以数据驱动产品是解决这个课题的主要手段，携程的大数据团队也由此应运而生；经过几年的努力，大数据的相关技术为业务带来了惊人的提升与帮助。</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以基础大数据的用户意图服务为例，通过将广告和栏位的</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千人一面</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变为</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千人千面</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，在提升用户便捷性，可用性，降低费力度的同时，其转化率也得到了数倍的提升，体现了大数据服务的真正价值。</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在新形势下，传统应用架构不得不变为大数据及新的高并发架构，来应对业务需求激增及高速迭代的需要。</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t>一、业务高速发展带来的应用架构挑战</w:t>
      </w:r>
    </w:p>
    <w:p w:rsidR="00695F72" w:rsidRPr="00695F72" w:rsidRDefault="00695F72" w:rsidP="00695F72">
      <w:pPr>
        <w:widowControl/>
        <w:shd w:val="clear" w:color="auto" w:fill="F7F7F7"/>
        <w:spacing w:after="100"/>
        <w:jc w:val="left"/>
        <w:rPr>
          <w:rFonts w:ascii="Helvetica" w:eastAsia="宋体" w:hAnsi="Helvetica" w:cs="Helvetica"/>
          <w:b/>
          <w:bCs/>
          <w:color w:val="000000"/>
          <w:kern w:val="0"/>
          <w:sz w:val="18"/>
          <w:szCs w:val="18"/>
        </w:rPr>
      </w:pPr>
      <w:r w:rsidRPr="00695F72">
        <w:rPr>
          <w:rFonts w:ascii="Helvetica" w:eastAsia="宋体" w:hAnsi="Helvetica" w:cs="Helvetica"/>
          <w:b/>
          <w:bCs/>
          <w:color w:val="000000"/>
          <w:kern w:val="0"/>
          <w:sz w:val="18"/>
          <w:szCs w:val="18"/>
        </w:rPr>
        <w:t>相关厂商内容</w:t>
      </w:r>
    </w:p>
    <w:p w:rsidR="00695F72" w:rsidRPr="00695F72" w:rsidRDefault="00B23D91" w:rsidP="00695F72">
      <w:pPr>
        <w:widowControl/>
        <w:shd w:val="clear" w:color="auto" w:fill="F7F7F7"/>
        <w:jc w:val="left"/>
        <w:outlineLvl w:val="2"/>
        <w:rPr>
          <w:rFonts w:ascii="Helvetica" w:eastAsia="宋体" w:hAnsi="Helvetica" w:cs="Helvetica"/>
          <w:color w:val="222222"/>
          <w:kern w:val="0"/>
          <w:sz w:val="15"/>
          <w:szCs w:val="15"/>
        </w:rPr>
      </w:pPr>
      <w:hyperlink r:id="rId21" w:tgtFrame="_blank" w:history="1">
        <w:r w:rsidR="00695F72" w:rsidRPr="00695F72">
          <w:rPr>
            <w:rFonts w:ascii="Helvetica" w:eastAsia="宋体" w:hAnsi="Helvetica" w:cs="Helvetica"/>
            <w:b/>
            <w:bCs/>
            <w:color w:val="170000"/>
            <w:kern w:val="0"/>
            <w:sz w:val="15"/>
            <w:u w:val="single"/>
          </w:rPr>
          <w:t>微信</w:t>
        </w:r>
        <w:r w:rsidR="00695F72" w:rsidRPr="00695F72">
          <w:rPr>
            <w:rFonts w:ascii="Helvetica" w:eastAsia="宋体" w:hAnsi="Helvetica" w:cs="Helvetica"/>
            <w:b/>
            <w:bCs/>
            <w:color w:val="170000"/>
            <w:kern w:val="0"/>
            <w:sz w:val="15"/>
            <w:u w:val="single"/>
          </w:rPr>
          <w:t>Android</w:t>
        </w:r>
        <w:r w:rsidR="00695F72" w:rsidRPr="00695F72">
          <w:rPr>
            <w:rFonts w:ascii="Helvetica" w:eastAsia="宋体" w:hAnsi="Helvetica" w:cs="Helvetica"/>
            <w:b/>
            <w:bCs/>
            <w:color w:val="170000"/>
            <w:kern w:val="0"/>
            <w:sz w:val="15"/>
            <w:u w:val="single"/>
          </w:rPr>
          <w:t>模块化架构重构实践</w:t>
        </w:r>
      </w:hyperlink>
    </w:p>
    <w:p w:rsidR="00695F72" w:rsidRPr="00695F72" w:rsidRDefault="00B23D91" w:rsidP="00695F72">
      <w:pPr>
        <w:widowControl/>
        <w:shd w:val="clear" w:color="auto" w:fill="F7F7F7"/>
        <w:jc w:val="left"/>
        <w:outlineLvl w:val="2"/>
        <w:rPr>
          <w:rFonts w:ascii="Helvetica" w:eastAsia="宋体" w:hAnsi="Helvetica" w:cs="Helvetica"/>
          <w:color w:val="222222"/>
          <w:kern w:val="0"/>
          <w:sz w:val="15"/>
          <w:szCs w:val="15"/>
        </w:rPr>
      </w:pPr>
      <w:hyperlink r:id="rId22" w:tgtFrame="_blank" w:history="1">
        <w:r w:rsidR="00695F72" w:rsidRPr="00695F72">
          <w:rPr>
            <w:rFonts w:ascii="Helvetica" w:eastAsia="宋体" w:hAnsi="Helvetica" w:cs="Helvetica"/>
            <w:b/>
            <w:bCs/>
            <w:color w:val="170000"/>
            <w:kern w:val="0"/>
            <w:sz w:val="15"/>
            <w:u w:val="single"/>
          </w:rPr>
          <w:t>蘑菇街分布式消息中间件</w:t>
        </w:r>
        <w:r w:rsidR="00695F72" w:rsidRPr="00695F72">
          <w:rPr>
            <w:rFonts w:ascii="Helvetica" w:eastAsia="宋体" w:hAnsi="Helvetica" w:cs="Helvetica"/>
            <w:b/>
            <w:bCs/>
            <w:color w:val="170000"/>
            <w:kern w:val="0"/>
            <w:sz w:val="15"/>
            <w:u w:val="single"/>
          </w:rPr>
          <w:t>Corgi</w:t>
        </w:r>
        <w:r w:rsidR="00695F72" w:rsidRPr="00695F72">
          <w:rPr>
            <w:rFonts w:ascii="Helvetica" w:eastAsia="宋体" w:hAnsi="Helvetica" w:cs="Helvetica"/>
            <w:b/>
            <w:bCs/>
            <w:color w:val="170000"/>
            <w:kern w:val="0"/>
            <w:sz w:val="15"/>
            <w:u w:val="single"/>
          </w:rPr>
          <w:t>的架构演进</w:t>
        </w:r>
      </w:hyperlink>
    </w:p>
    <w:p w:rsidR="00695F72" w:rsidRPr="00695F72" w:rsidRDefault="00B23D91" w:rsidP="00695F72">
      <w:pPr>
        <w:widowControl/>
        <w:shd w:val="clear" w:color="auto" w:fill="F7F7F7"/>
        <w:jc w:val="left"/>
        <w:outlineLvl w:val="2"/>
        <w:rPr>
          <w:rFonts w:ascii="Helvetica" w:eastAsia="宋体" w:hAnsi="Helvetica" w:cs="Helvetica"/>
          <w:color w:val="222222"/>
          <w:kern w:val="0"/>
          <w:sz w:val="15"/>
          <w:szCs w:val="15"/>
        </w:rPr>
      </w:pPr>
      <w:hyperlink r:id="rId23" w:tgtFrame="_blank" w:history="1">
        <w:r w:rsidR="00695F72" w:rsidRPr="00695F72">
          <w:rPr>
            <w:rFonts w:ascii="Helvetica" w:eastAsia="宋体" w:hAnsi="Helvetica" w:cs="Helvetica"/>
            <w:b/>
            <w:bCs/>
            <w:color w:val="170000"/>
            <w:kern w:val="0"/>
            <w:sz w:val="15"/>
            <w:u w:val="single"/>
          </w:rPr>
          <w:t>Serverless</w:t>
        </w:r>
        <w:r w:rsidR="00695F72" w:rsidRPr="00695F72">
          <w:rPr>
            <w:rFonts w:ascii="Helvetica" w:eastAsia="宋体" w:hAnsi="Helvetica" w:cs="Helvetica"/>
            <w:b/>
            <w:bCs/>
            <w:color w:val="170000"/>
            <w:kern w:val="0"/>
            <w:sz w:val="15"/>
            <w:u w:val="single"/>
          </w:rPr>
          <w:t>架构：一条</w:t>
        </w:r>
        <w:r w:rsidR="00695F72" w:rsidRPr="00695F72">
          <w:rPr>
            <w:rFonts w:ascii="Helvetica" w:eastAsia="宋体" w:hAnsi="Helvetica" w:cs="Helvetica"/>
            <w:b/>
            <w:bCs/>
            <w:color w:val="170000"/>
            <w:kern w:val="0"/>
            <w:sz w:val="15"/>
            <w:u w:val="single"/>
          </w:rPr>
          <w:t>SQL</w:t>
        </w:r>
        <w:r w:rsidR="00695F72" w:rsidRPr="00695F72">
          <w:rPr>
            <w:rFonts w:ascii="Helvetica" w:eastAsia="宋体" w:hAnsi="Helvetica" w:cs="Helvetica"/>
            <w:b/>
            <w:bCs/>
            <w:color w:val="170000"/>
            <w:kern w:val="0"/>
            <w:sz w:val="15"/>
            <w:u w:val="single"/>
          </w:rPr>
          <w:t>到一个服务有多远？</w:t>
        </w:r>
      </w:hyperlink>
    </w:p>
    <w:p w:rsidR="00695F72" w:rsidRPr="00695F72" w:rsidRDefault="00B23D91" w:rsidP="00695F72">
      <w:pPr>
        <w:widowControl/>
        <w:shd w:val="clear" w:color="auto" w:fill="F7F7F7"/>
        <w:jc w:val="left"/>
        <w:outlineLvl w:val="2"/>
        <w:rPr>
          <w:rFonts w:ascii="Helvetica" w:eastAsia="宋体" w:hAnsi="Helvetica" w:cs="Helvetica"/>
          <w:color w:val="222222"/>
          <w:kern w:val="0"/>
          <w:sz w:val="15"/>
          <w:szCs w:val="15"/>
        </w:rPr>
      </w:pPr>
      <w:hyperlink r:id="rId24" w:tgtFrame="_blank" w:history="1">
        <w:r w:rsidR="00695F72" w:rsidRPr="00695F72">
          <w:rPr>
            <w:rFonts w:ascii="Helvetica" w:eastAsia="宋体" w:hAnsi="Helvetica" w:cs="Helvetica"/>
            <w:b/>
            <w:bCs/>
            <w:color w:val="170000"/>
            <w:kern w:val="0"/>
            <w:sz w:val="15"/>
            <w:u w:val="single"/>
          </w:rPr>
          <w:t>对抗复杂性，架构设计中可借鉴复用这些手段</w:t>
        </w:r>
      </w:hyperlink>
    </w:p>
    <w:p w:rsidR="00695F72" w:rsidRPr="00695F72" w:rsidRDefault="00B23D91" w:rsidP="00695F72">
      <w:pPr>
        <w:widowControl/>
        <w:shd w:val="clear" w:color="auto" w:fill="F7F7F7"/>
        <w:jc w:val="left"/>
        <w:outlineLvl w:val="2"/>
        <w:rPr>
          <w:rFonts w:ascii="Helvetica" w:eastAsia="宋体" w:hAnsi="Helvetica" w:cs="Helvetica"/>
          <w:color w:val="222222"/>
          <w:kern w:val="0"/>
          <w:sz w:val="15"/>
          <w:szCs w:val="15"/>
        </w:rPr>
      </w:pPr>
      <w:hyperlink r:id="rId25" w:tgtFrame="_blank" w:history="1">
        <w:r w:rsidR="00695F72" w:rsidRPr="00695F72">
          <w:rPr>
            <w:rFonts w:ascii="Helvetica" w:eastAsia="宋体" w:hAnsi="Helvetica" w:cs="Helvetica"/>
            <w:b/>
            <w:bCs/>
            <w:color w:val="170000"/>
            <w:kern w:val="0"/>
            <w:sz w:val="15"/>
            <w:u w:val="single"/>
          </w:rPr>
          <w:t>阿里：风控场景的模型平台架构设计</w:t>
        </w:r>
      </w:hyperlink>
    </w:p>
    <w:p w:rsidR="00695F72" w:rsidRPr="00695F72" w:rsidRDefault="00695F72" w:rsidP="00695F72">
      <w:pPr>
        <w:widowControl/>
        <w:shd w:val="clear" w:color="auto" w:fill="FFFFFF"/>
        <w:spacing w:after="100"/>
        <w:jc w:val="left"/>
        <w:rPr>
          <w:rFonts w:ascii="Helvetica" w:eastAsia="宋体" w:hAnsi="Helvetica" w:cs="Helvetica"/>
          <w:b/>
          <w:bCs/>
          <w:color w:val="000000"/>
          <w:kern w:val="0"/>
          <w:sz w:val="18"/>
          <w:szCs w:val="18"/>
        </w:rPr>
      </w:pPr>
      <w:r w:rsidRPr="00695F72">
        <w:rPr>
          <w:rFonts w:ascii="Helvetica" w:eastAsia="宋体" w:hAnsi="Helvetica" w:cs="Helvetica"/>
          <w:b/>
          <w:bCs/>
          <w:color w:val="000000"/>
          <w:kern w:val="0"/>
          <w:sz w:val="18"/>
          <w:szCs w:val="18"/>
        </w:rPr>
        <w:t>相关赞助商</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Pr>
          <w:rFonts w:ascii="Helvetica" w:eastAsia="宋体" w:hAnsi="Helvetica" w:cs="Helvetica"/>
          <w:noProof/>
          <w:color w:val="0000FF"/>
          <w:kern w:val="0"/>
          <w:sz w:val="18"/>
          <w:szCs w:val="18"/>
          <w:bdr w:val="none" w:sz="0" w:space="0" w:color="auto" w:frame="1"/>
        </w:rPr>
        <w:drawing>
          <wp:inline distT="0" distB="0" distL="0" distR="0">
            <wp:extent cx="1670050" cy="572770"/>
            <wp:effectExtent l="19050" t="0" r="6350" b="0"/>
            <wp:docPr id="2" name="图片 2" descr="http://cdn.infoqstatic.com/statics_s2_20170516-0317u5/resource/sponsorship/featuredcategory/6821/ASBOXtupian.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infoqstatic.com/statics_s2_20170516-0317u5/resource/sponsorship/featuredcategory/6821/ASBOXtupian.jpg">
                      <a:hlinkClick r:id="rId26" tgtFrame="&quot;_blank&quot;"/>
                    </pic:cNvPr>
                    <pic:cNvPicPr>
                      <a:picLocks noChangeAspect="1" noChangeArrowheads="1"/>
                    </pic:cNvPicPr>
                  </pic:nvPicPr>
                  <pic:blipFill>
                    <a:blip r:embed="rId27"/>
                    <a:srcRect/>
                    <a:stretch>
                      <a:fillRect/>
                    </a:stretch>
                  </pic:blipFill>
                  <pic:spPr bwMode="auto">
                    <a:xfrm>
                      <a:off x="0" y="0"/>
                      <a:ext cx="1670050" cy="572770"/>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szCs w:val="18"/>
          <w:bdr w:val="none" w:sz="0" w:space="0" w:color="auto" w:frame="1"/>
        </w:rPr>
        <w:t>ArchSummit</w:t>
      </w:r>
      <w:r w:rsidRPr="00695F72">
        <w:rPr>
          <w:rFonts w:ascii="Helvetica" w:eastAsia="宋体" w:hAnsi="Helvetica" w:cs="Helvetica"/>
          <w:b/>
          <w:bCs/>
          <w:color w:val="000000"/>
          <w:kern w:val="0"/>
          <w:sz w:val="18"/>
          <w:szCs w:val="18"/>
          <w:bdr w:val="none" w:sz="0" w:space="0" w:color="auto" w:frame="1"/>
        </w:rPr>
        <w:t>深圳</w:t>
      </w:r>
      <w:r w:rsidRPr="00695F72">
        <w:rPr>
          <w:rFonts w:ascii="Helvetica" w:eastAsia="宋体" w:hAnsi="Helvetica" w:cs="Helvetica"/>
          <w:b/>
          <w:bCs/>
          <w:color w:val="000000"/>
          <w:kern w:val="0"/>
          <w:sz w:val="18"/>
          <w:szCs w:val="18"/>
          <w:bdr w:val="none" w:sz="0" w:space="0" w:color="auto" w:frame="1"/>
        </w:rPr>
        <w:t>2017</w:t>
      </w:r>
      <w:r w:rsidRPr="00695F72">
        <w:rPr>
          <w:rFonts w:ascii="Helvetica" w:eastAsia="宋体" w:hAnsi="Helvetica" w:cs="Helvetica"/>
          <w:b/>
          <w:bCs/>
          <w:color w:val="000000"/>
          <w:kern w:val="0"/>
          <w:sz w:val="18"/>
          <w:szCs w:val="18"/>
          <w:bdr w:val="none" w:sz="0" w:space="0" w:color="auto" w:frame="1"/>
        </w:rPr>
        <w:t>，</w:t>
      </w:r>
      <w:r w:rsidRPr="00695F72">
        <w:rPr>
          <w:rFonts w:ascii="Helvetica" w:eastAsia="宋体" w:hAnsi="Helvetica" w:cs="Helvetica"/>
          <w:b/>
          <w:bCs/>
          <w:color w:val="000000"/>
          <w:kern w:val="0"/>
          <w:sz w:val="18"/>
          <w:szCs w:val="18"/>
          <w:bdr w:val="none" w:sz="0" w:space="0" w:color="auto" w:frame="1"/>
        </w:rPr>
        <w:t>7</w:t>
      </w:r>
      <w:r w:rsidRPr="00695F72">
        <w:rPr>
          <w:rFonts w:ascii="Helvetica" w:eastAsia="宋体" w:hAnsi="Helvetica" w:cs="Helvetica"/>
          <w:b/>
          <w:bCs/>
          <w:color w:val="000000"/>
          <w:kern w:val="0"/>
          <w:sz w:val="18"/>
          <w:szCs w:val="18"/>
          <w:bdr w:val="none" w:sz="0" w:space="0" w:color="auto" w:frame="1"/>
        </w:rPr>
        <w:t>月</w:t>
      </w:r>
      <w:r w:rsidRPr="00695F72">
        <w:rPr>
          <w:rFonts w:ascii="Helvetica" w:eastAsia="宋体" w:hAnsi="Helvetica" w:cs="Helvetica"/>
          <w:b/>
          <w:bCs/>
          <w:color w:val="000000"/>
          <w:kern w:val="0"/>
          <w:sz w:val="18"/>
          <w:szCs w:val="18"/>
          <w:bdr w:val="none" w:sz="0" w:space="0" w:color="auto" w:frame="1"/>
        </w:rPr>
        <w:t>7-8</w:t>
      </w:r>
      <w:r w:rsidRPr="00695F72">
        <w:rPr>
          <w:rFonts w:ascii="Helvetica" w:eastAsia="宋体" w:hAnsi="Helvetica" w:cs="Helvetica"/>
          <w:b/>
          <w:bCs/>
          <w:color w:val="000000"/>
          <w:kern w:val="0"/>
          <w:sz w:val="18"/>
          <w:szCs w:val="18"/>
          <w:bdr w:val="none" w:sz="0" w:space="0" w:color="auto" w:frame="1"/>
        </w:rPr>
        <w:t>日，深圳</w:t>
      </w:r>
      <w:r w:rsidRPr="00695F72">
        <w:rPr>
          <w:rFonts w:ascii="Helvetica" w:eastAsia="宋体" w:hAnsi="Helvetica" w:cs="Helvetica"/>
          <w:b/>
          <w:bCs/>
          <w:color w:val="000000"/>
          <w:kern w:val="0"/>
          <w:sz w:val="18"/>
          <w:szCs w:val="18"/>
          <w:bdr w:val="none" w:sz="0" w:space="0" w:color="auto" w:frame="1"/>
        </w:rPr>
        <w:t>·</w:t>
      </w:r>
      <w:r w:rsidRPr="00695F72">
        <w:rPr>
          <w:rFonts w:ascii="Helvetica" w:eastAsia="宋体" w:hAnsi="Helvetica" w:cs="Helvetica"/>
          <w:b/>
          <w:bCs/>
          <w:color w:val="000000"/>
          <w:kern w:val="0"/>
          <w:sz w:val="18"/>
          <w:szCs w:val="18"/>
          <w:bdr w:val="none" w:sz="0" w:space="0" w:color="auto" w:frame="1"/>
        </w:rPr>
        <w:t>华侨城洲际酒店，</w:t>
      </w:r>
      <w:hyperlink r:id="rId28" w:tgtFrame="_blank" w:history="1">
        <w:r w:rsidRPr="00695F72">
          <w:rPr>
            <w:rFonts w:ascii="Helvetica" w:eastAsia="宋体" w:hAnsi="Helvetica" w:cs="Helvetica"/>
            <w:color w:val="0000FF"/>
            <w:kern w:val="0"/>
            <w:sz w:val="18"/>
            <w:szCs w:val="18"/>
            <w:u w:val="single"/>
          </w:rPr>
          <w:t>精彩内容抢先看</w:t>
        </w:r>
      </w:hyperlink>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公司业务高速发展带来哪些主要的变化，以及给我们的系统带来了哪些挑战？</w:t>
      </w:r>
    </w:p>
    <w:p w:rsidR="00695F72" w:rsidRPr="00695F72" w:rsidRDefault="00695F72" w:rsidP="00695F72">
      <w:pPr>
        <w:widowControl/>
        <w:numPr>
          <w:ilvl w:val="0"/>
          <w:numId w:val="2"/>
        </w:numPr>
        <w:shd w:val="clear" w:color="auto" w:fill="FFFFFF"/>
        <w:ind w:left="125"/>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业务需求的急速增长</w:t>
      </w:r>
      <w:r w:rsidRPr="00695F72">
        <w:rPr>
          <w:rFonts w:ascii="Helvetica" w:eastAsia="宋体" w:hAnsi="Helvetica" w:cs="Helvetica"/>
          <w:color w:val="000000"/>
          <w:kern w:val="0"/>
          <w:sz w:val="18"/>
          <w:szCs w:val="18"/>
        </w:rPr>
        <w:t>，访问请求的并发量激增，</w:t>
      </w:r>
      <w:r w:rsidRPr="00695F72">
        <w:rPr>
          <w:rFonts w:ascii="Helvetica" w:eastAsia="宋体" w:hAnsi="Helvetica" w:cs="Helvetica"/>
          <w:color w:val="000000"/>
          <w:kern w:val="0"/>
          <w:sz w:val="18"/>
          <w:szCs w:val="18"/>
        </w:rPr>
        <w:t>2016</w:t>
      </w:r>
      <w:r w:rsidRPr="00695F72">
        <w:rPr>
          <w:rFonts w:ascii="Helvetica" w:eastAsia="宋体" w:hAnsi="Helvetica" w:cs="Helvetica"/>
          <w:color w:val="000000"/>
          <w:kern w:val="0"/>
          <w:sz w:val="18"/>
          <w:szCs w:val="18"/>
        </w:rPr>
        <w:t>年</w:t>
      </w:r>
      <w:r w:rsidRPr="00695F72">
        <w:rPr>
          <w:rFonts w:ascii="Helvetica" w:eastAsia="宋体" w:hAnsi="Helvetica" w:cs="Helvetica"/>
          <w:color w:val="000000"/>
          <w:kern w:val="0"/>
          <w:sz w:val="18"/>
          <w:szCs w:val="18"/>
        </w:rPr>
        <w:t>1</w:t>
      </w:r>
      <w:r w:rsidRPr="00695F72">
        <w:rPr>
          <w:rFonts w:ascii="Helvetica" w:eastAsia="宋体" w:hAnsi="Helvetica" w:cs="Helvetica"/>
          <w:color w:val="000000"/>
          <w:kern w:val="0"/>
          <w:sz w:val="18"/>
          <w:szCs w:val="18"/>
        </w:rPr>
        <w:t>月份以来，业务部门的服务日均请求量</w:t>
      </w:r>
      <w:r w:rsidRPr="00695F72">
        <w:rPr>
          <w:rFonts w:ascii="Helvetica" w:eastAsia="宋体" w:hAnsi="Helvetica" w:cs="Helvetica"/>
          <w:b/>
          <w:bCs/>
          <w:color w:val="000000"/>
          <w:kern w:val="0"/>
          <w:sz w:val="18"/>
        </w:rPr>
        <w:t>激增了</w:t>
      </w:r>
      <w:r w:rsidRPr="00695F72">
        <w:rPr>
          <w:rFonts w:ascii="Helvetica" w:eastAsia="宋体" w:hAnsi="Helvetica" w:cs="Helvetica"/>
          <w:b/>
          <w:bCs/>
          <w:color w:val="000000"/>
          <w:kern w:val="0"/>
          <w:sz w:val="18"/>
        </w:rPr>
        <w:t>5.5</w:t>
      </w:r>
      <w:r w:rsidRPr="00695F72">
        <w:rPr>
          <w:rFonts w:ascii="Helvetica" w:eastAsia="宋体" w:hAnsi="Helvetica" w:cs="Helvetica"/>
          <w:b/>
          <w:bCs/>
          <w:color w:val="000000"/>
          <w:kern w:val="0"/>
          <w:sz w:val="18"/>
        </w:rPr>
        <w:t>倍</w:t>
      </w:r>
      <w:r w:rsidRPr="00695F72">
        <w:rPr>
          <w:rFonts w:ascii="Helvetica" w:eastAsia="宋体" w:hAnsi="Helvetica" w:cs="Helvetica"/>
          <w:color w:val="000000"/>
          <w:kern w:val="0"/>
          <w:sz w:val="18"/>
          <w:szCs w:val="18"/>
        </w:rPr>
        <w:t>。</w:t>
      </w:r>
    </w:p>
    <w:p w:rsidR="00695F72" w:rsidRPr="00695F72" w:rsidRDefault="00695F72" w:rsidP="00695F72">
      <w:pPr>
        <w:widowControl/>
        <w:numPr>
          <w:ilvl w:val="0"/>
          <w:numId w:val="2"/>
        </w:numPr>
        <w:shd w:val="clear" w:color="auto" w:fill="FFFFFF"/>
        <w:ind w:left="125"/>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业务逻辑日益复杂化</w:t>
      </w:r>
      <w:r w:rsidRPr="00695F72">
        <w:rPr>
          <w:rFonts w:ascii="Helvetica" w:eastAsia="宋体" w:hAnsi="Helvetica" w:cs="Helvetica"/>
          <w:color w:val="000000"/>
          <w:kern w:val="0"/>
          <w:sz w:val="18"/>
          <w:szCs w:val="18"/>
        </w:rPr>
        <w:t>，基础业务研发部需要支撑起</w:t>
      </w:r>
      <w:r w:rsidRPr="00695F72">
        <w:rPr>
          <w:rFonts w:ascii="Helvetica" w:eastAsia="宋体" w:hAnsi="Helvetica" w:cs="Helvetica"/>
          <w:color w:val="000000"/>
          <w:kern w:val="0"/>
          <w:sz w:val="18"/>
          <w:szCs w:val="18"/>
        </w:rPr>
        <w:t>OTA</w:t>
      </w:r>
      <w:r w:rsidRPr="00695F72">
        <w:rPr>
          <w:rFonts w:ascii="Helvetica" w:eastAsia="宋体" w:hAnsi="Helvetica" w:cs="Helvetica"/>
          <w:color w:val="000000"/>
          <w:kern w:val="0"/>
          <w:sz w:val="18"/>
          <w:szCs w:val="18"/>
        </w:rPr>
        <w:t>数十个业务线，业务逻辑日趋复杂和繁多。</w:t>
      </w:r>
    </w:p>
    <w:p w:rsidR="00695F72" w:rsidRPr="00695F72" w:rsidRDefault="00695F72" w:rsidP="00695F72">
      <w:pPr>
        <w:widowControl/>
        <w:numPr>
          <w:ilvl w:val="0"/>
          <w:numId w:val="2"/>
        </w:numPr>
        <w:shd w:val="clear" w:color="auto" w:fill="FFFFFF"/>
        <w:ind w:left="125"/>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lastRenderedPageBreak/>
        <w:t>业务数据源多样化，异构化</w:t>
      </w:r>
      <w:r w:rsidRPr="00695F72">
        <w:rPr>
          <w:rFonts w:ascii="Helvetica" w:eastAsia="宋体" w:hAnsi="Helvetica" w:cs="Helvetica"/>
          <w:color w:val="000000"/>
          <w:kern w:val="0"/>
          <w:sz w:val="18"/>
          <w:szCs w:val="18"/>
        </w:rPr>
        <w:t>，接入的业务线、合作公司的数据源越来越多；接入的数据结构由以前的数据库结构化数据整合转为</w:t>
      </w:r>
      <w:r w:rsidRPr="00695F72">
        <w:rPr>
          <w:rFonts w:ascii="Helvetica" w:eastAsia="宋体" w:hAnsi="Helvetica" w:cs="Helvetica"/>
          <w:color w:val="000000"/>
          <w:kern w:val="0"/>
          <w:sz w:val="18"/>
          <w:szCs w:val="18"/>
        </w:rPr>
        <w:t>Hive</w:t>
      </w:r>
      <w:r w:rsidRPr="00695F72">
        <w:rPr>
          <w:rFonts w:ascii="Helvetica" w:eastAsia="宋体" w:hAnsi="Helvetica" w:cs="Helvetica"/>
          <w:color w:val="000000"/>
          <w:kern w:val="0"/>
          <w:sz w:val="18"/>
          <w:szCs w:val="18"/>
        </w:rPr>
        <w:t>表、评论文本数据、日志数据、天气数据、网页数据等多元化异构数据整合。</w:t>
      </w:r>
    </w:p>
    <w:p w:rsidR="00695F72" w:rsidRPr="00695F72" w:rsidRDefault="00695F72" w:rsidP="00695F72">
      <w:pPr>
        <w:widowControl/>
        <w:numPr>
          <w:ilvl w:val="0"/>
          <w:numId w:val="2"/>
        </w:numPr>
        <w:shd w:val="clear" w:color="auto" w:fill="FFFFFF"/>
        <w:ind w:left="125"/>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业务的高速发展和迭代</w:t>
      </w:r>
      <w:r w:rsidRPr="00695F72">
        <w:rPr>
          <w:rFonts w:ascii="Helvetica" w:eastAsia="宋体" w:hAnsi="Helvetica" w:cs="Helvetica"/>
          <w:color w:val="000000"/>
          <w:kern w:val="0"/>
          <w:sz w:val="18"/>
          <w:szCs w:val="18"/>
        </w:rPr>
        <w:t>，部门一直以追求以最少的开发人力，以架构和系统的技术优化，支撑起携程各业务线高速发展和迭代的需要。</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在这种新形势下，传统应用架构不得不变，做为工程师也必然要自我涅槃，改为大数据及新的高并发架构，来应对业务需求激增及高速迭代的需要。计算分层分解、去</w:t>
      </w:r>
      <w:r w:rsidRPr="00695F72">
        <w:rPr>
          <w:rFonts w:ascii="Helvetica" w:eastAsia="宋体" w:hAnsi="Helvetica" w:cs="Helvetica"/>
          <w:color w:val="000000"/>
          <w:kern w:val="0"/>
          <w:sz w:val="18"/>
          <w:szCs w:val="18"/>
        </w:rPr>
        <w:t>SQL</w:t>
      </w:r>
      <w:r w:rsidRPr="00695F72">
        <w:rPr>
          <w:rFonts w:ascii="Helvetica" w:eastAsia="宋体" w:hAnsi="Helvetica" w:cs="Helvetica"/>
          <w:color w:val="000000"/>
          <w:kern w:val="0"/>
          <w:sz w:val="18"/>
          <w:szCs w:val="18"/>
        </w:rPr>
        <w:t>、去数据库化、模块化拆解的相关技改工作已经刻不容缓。</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以用户意图（</w:t>
      </w:r>
      <w:r w:rsidRPr="00695F72">
        <w:rPr>
          <w:rFonts w:ascii="Helvetica" w:eastAsia="宋体" w:hAnsi="Helvetica" w:cs="Helvetica"/>
          <w:color w:val="000000"/>
          <w:kern w:val="0"/>
          <w:sz w:val="18"/>
          <w:szCs w:val="18"/>
        </w:rPr>
        <w:t xml:space="preserve">AI </w:t>
      </w:r>
      <w:r w:rsidRPr="00695F72">
        <w:rPr>
          <w:rFonts w:ascii="Helvetica" w:eastAsia="宋体" w:hAnsi="Helvetica" w:cs="Helvetica"/>
          <w:color w:val="000000"/>
          <w:kern w:val="0"/>
          <w:sz w:val="18"/>
          <w:szCs w:val="18"/>
        </w:rPr>
        <w:t>点金杖）的个性化服务为例，</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面对</w:t>
      </w:r>
      <w:r w:rsidRPr="00695F72">
        <w:rPr>
          <w:rFonts w:ascii="Helvetica" w:eastAsia="宋体" w:hAnsi="Helvetica" w:cs="Helvetica"/>
          <w:color w:val="000000"/>
          <w:kern w:val="0"/>
          <w:sz w:val="18"/>
          <w:szCs w:val="18"/>
        </w:rPr>
        <w:t>BU</w:t>
      </w:r>
      <w:r w:rsidRPr="00695F72">
        <w:rPr>
          <w:rFonts w:ascii="Helvetica" w:eastAsia="宋体" w:hAnsi="Helvetica" w:cs="Helvetica"/>
          <w:color w:val="000000"/>
          <w:kern w:val="0"/>
          <w:sz w:val="18"/>
          <w:szCs w:val="18"/>
        </w:rPr>
        <w:t>业务线的全面支持的迫切需要，其应用架构必须解决如下</w:t>
      </w:r>
      <w:r w:rsidRPr="00695F72">
        <w:rPr>
          <w:rFonts w:ascii="Helvetica" w:eastAsia="宋体" w:hAnsi="Helvetica" w:cs="Helvetica"/>
          <w:b/>
          <w:bCs/>
          <w:color w:val="000000"/>
          <w:kern w:val="0"/>
          <w:sz w:val="18"/>
        </w:rPr>
        <w:t>技术难点</w:t>
      </w:r>
      <w:r w:rsidRPr="00695F72">
        <w:rPr>
          <w:rFonts w:ascii="Helvetica" w:eastAsia="宋体" w:hAnsi="Helvetica" w:cs="Helvetica"/>
          <w:color w:val="000000"/>
          <w:kern w:val="0"/>
          <w:sz w:val="18"/>
          <w:szCs w:val="18"/>
        </w:rPr>
        <w:t>：</w:t>
      </w:r>
    </w:p>
    <w:p w:rsidR="00695F72" w:rsidRPr="00695F72" w:rsidRDefault="00695F72" w:rsidP="00695F72">
      <w:pPr>
        <w:widowControl/>
        <w:numPr>
          <w:ilvl w:val="0"/>
          <w:numId w:val="3"/>
        </w:numPr>
        <w:shd w:val="clear" w:color="auto" w:fill="FFFFFF"/>
        <w:ind w:left="125"/>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高访问并发</w:t>
      </w:r>
      <w:r w:rsidRPr="00695F72">
        <w:rPr>
          <w:rFonts w:ascii="Helvetica" w:eastAsia="宋体" w:hAnsi="Helvetica" w:cs="Helvetica"/>
          <w:color w:val="000000"/>
          <w:kern w:val="0"/>
          <w:sz w:val="18"/>
          <w:szCs w:val="18"/>
        </w:rPr>
        <w:t>：每天近亿次的访问请求；</w:t>
      </w:r>
    </w:p>
    <w:p w:rsidR="00695F72" w:rsidRPr="00695F72" w:rsidRDefault="00695F72" w:rsidP="00695F72">
      <w:pPr>
        <w:widowControl/>
        <w:numPr>
          <w:ilvl w:val="0"/>
          <w:numId w:val="3"/>
        </w:numPr>
        <w:shd w:val="clear" w:color="auto" w:fill="FFFFFF"/>
        <w:ind w:left="125"/>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数据量大</w:t>
      </w:r>
      <w:r w:rsidRPr="00695F72">
        <w:rPr>
          <w:rFonts w:ascii="Helvetica" w:eastAsia="宋体" w:hAnsi="Helvetica" w:cs="Helvetica"/>
          <w:color w:val="000000"/>
          <w:kern w:val="0"/>
          <w:sz w:val="18"/>
          <w:szCs w:val="18"/>
        </w:rPr>
        <w:t>：每天</w:t>
      </w:r>
      <w:r w:rsidRPr="00695F72">
        <w:rPr>
          <w:rFonts w:ascii="Helvetica" w:eastAsia="宋体" w:hAnsi="Helvetica" w:cs="Helvetica"/>
          <w:color w:val="000000"/>
          <w:kern w:val="0"/>
          <w:sz w:val="18"/>
          <w:szCs w:val="18"/>
        </w:rPr>
        <w:t>TB</w:t>
      </w:r>
      <w:r w:rsidRPr="00695F72">
        <w:rPr>
          <w:rFonts w:ascii="Helvetica" w:eastAsia="宋体" w:hAnsi="Helvetica" w:cs="Helvetica"/>
          <w:color w:val="000000"/>
          <w:kern w:val="0"/>
          <w:sz w:val="18"/>
          <w:szCs w:val="18"/>
        </w:rPr>
        <w:t>级的增量数据，近百亿条的用户数据，上百万的产品数据；</w:t>
      </w:r>
    </w:p>
    <w:p w:rsidR="00695F72" w:rsidRPr="00695F72" w:rsidRDefault="00695F72" w:rsidP="00695F72">
      <w:pPr>
        <w:widowControl/>
        <w:numPr>
          <w:ilvl w:val="0"/>
          <w:numId w:val="3"/>
        </w:numPr>
        <w:shd w:val="clear" w:color="auto" w:fill="FFFFFF"/>
        <w:ind w:left="125"/>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业务逻辑复杂</w:t>
      </w:r>
      <w:r w:rsidRPr="00695F72">
        <w:rPr>
          <w:rFonts w:ascii="Helvetica" w:eastAsia="宋体" w:hAnsi="Helvetica" w:cs="Helvetica"/>
          <w:color w:val="000000"/>
          <w:kern w:val="0"/>
          <w:sz w:val="18"/>
          <w:szCs w:val="18"/>
        </w:rPr>
        <w:t>：复杂个性化算法和</w:t>
      </w:r>
      <w:r w:rsidRPr="00695F72">
        <w:rPr>
          <w:rFonts w:ascii="Helvetica" w:eastAsia="宋体" w:hAnsi="Helvetica" w:cs="Helvetica"/>
          <w:color w:val="000000"/>
          <w:kern w:val="0"/>
          <w:sz w:val="18"/>
          <w:szCs w:val="18"/>
        </w:rPr>
        <w:t>LBS</w:t>
      </w:r>
      <w:r w:rsidRPr="00695F72">
        <w:rPr>
          <w:rFonts w:ascii="Helvetica" w:eastAsia="宋体" w:hAnsi="Helvetica" w:cs="Helvetica"/>
          <w:color w:val="000000"/>
          <w:kern w:val="0"/>
          <w:sz w:val="18"/>
          <w:szCs w:val="18"/>
        </w:rPr>
        <w:t>算法；例如：满足一个复杂用户请求需要大量计算和</w:t>
      </w:r>
      <w:r w:rsidRPr="00695F72">
        <w:rPr>
          <w:rFonts w:ascii="Helvetica" w:eastAsia="宋体" w:hAnsi="Helvetica" w:cs="Helvetica"/>
          <w:color w:val="000000"/>
          <w:kern w:val="0"/>
          <w:sz w:val="18"/>
          <w:szCs w:val="18"/>
        </w:rPr>
        <w:t>30</w:t>
      </w:r>
      <w:r w:rsidRPr="00695F72">
        <w:rPr>
          <w:rFonts w:ascii="Helvetica" w:eastAsia="宋体" w:hAnsi="Helvetica" w:cs="Helvetica"/>
          <w:color w:val="000000"/>
          <w:kern w:val="0"/>
          <w:sz w:val="18"/>
          <w:szCs w:val="18"/>
        </w:rPr>
        <w:t>次左右的</w:t>
      </w:r>
      <w:r w:rsidRPr="00695F72">
        <w:rPr>
          <w:rFonts w:ascii="Helvetica" w:eastAsia="宋体" w:hAnsi="Helvetica" w:cs="Helvetica"/>
          <w:color w:val="000000"/>
          <w:kern w:val="0"/>
          <w:sz w:val="18"/>
          <w:szCs w:val="18"/>
        </w:rPr>
        <w:t>SQL</w:t>
      </w:r>
      <w:r w:rsidRPr="00695F72">
        <w:rPr>
          <w:rFonts w:ascii="Helvetica" w:eastAsia="宋体" w:hAnsi="Helvetica" w:cs="Helvetica"/>
          <w:color w:val="000000"/>
          <w:kern w:val="0"/>
          <w:sz w:val="18"/>
          <w:szCs w:val="18"/>
        </w:rPr>
        <w:t>数据查询，服务延时越来越长；</w:t>
      </w:r>
    </w:p>
    <w:p w:rsidR="00695F72" w:rsidRPr="00695F72" w:rsidRDefault="00695F72" w:rsidP="00695F72">
      <w:pPr>
        <w:widowControl/>
        <w:numPr>
          <w:ilvl w:val="0"/>
          <w:numId w:val="3"/>
        </w:numPr>
        <w:shd w:val="clear" w:color="auto" w:fill="FFFFFF"/>
        <w:ind w:left="125"/>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高速迭代上线</w:t>
      </w:r>
      <w:r w:rsidRPr="00695F72">
        <w:rPr>
          <w:rFonts w:ascii="Helvetica" w:eastAsia="宋体" w:hAnsi="Helvetica" w:cs="Helvetica"/>
          <w:color w:val="000000"/>
          <w:kern w:val="0"/>
          <w:sz w:val="18"/>
          <w:szCs w:val="18"/>
        </w:rPr>
        <w:t>：面对</w:t>
      </w:r>
      <w:r w:rsidRPr="00695F72">
        <w:rPr>
          <w:rFonts w:ascii="Helvetica" w:eastAsia="宋体" w:hAnsi="Helvetica" w:cs="Helvetica"/>
          <w:color w:val="000000"/>
          <w:kern w:val="0"/>
          <w:sz w:val="18"/>
          <w:szCs w:val="18"/>
        </w:rPr>
        <w:t>OTA</w:t>
      </w:r>
      <w:r w:rsidRPr="00695F72">
        <w:rPr>
          <w:rFonts w:ascii="Helvetica" w:eastAsia="宋体" w:hAnsi="Helvetica" w:cs="Helvetica"/>
          <w:color w:val="000000"/>
          <w:kern w:val="0"/>
          <w:sz w:val="18"/>
          <w:szCs w:val="18"/>
        </w:rPr>
        <w:t>多业务线的个性化、</w:t>
      </w:r>
      <w:r w:rsidRPr="00695F72">
        <w:rPr>
          <w:rFonts w:ascii="Helvetica" w:eastAsia="宋体" w:hAnsi="Helvetica" w:cs="Helvetica"/>
          <w:color w:val="000000"/>
          <w:kern w:val="0"/>
          <w:sz w:val="18"/>
          <w:szCs w:val="18"/>
        </w:rPr>
        <w:t>Cross-saling</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Up-saling</w:t>
      </w:r>
      <w:r w:rsidRPr="00695F72">
        <w:rPr>
          <w:rFonts w:ascii="Helvetica" w:eastAsia="宋体" w:hAnsi="Helvetica" w:cs="Helvetica"/>
          <w:color w:val="000000"/>
          <w:kern w:val="0"/>
          <w:sz w:val="18"/>
          <w:szCs w:val="18"/>
        </w:rPr>
        <w:t>、需满足提升转化率的迫切需求，迭代栏位或场景要快速，同时减少研发成本。</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t>二、应对挑战的架构涅磐</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面对这些挑战，我们的应用系统架构应该如何涅磐？主要分如下</w:t>
      </w:r>
      <w:r w:rsidRPr="00695F72">
        <w:rPr>
          <w:rFonts w:ascii="Helvetica" w:eastAsia="宋体" w:hAnsi="Helvetica" w:cs="Helvetica"/>
          <w:b/>
          <w:bCs/>
          <w:color w:val="000000"/>
          <w:kern w:val="0"/>
          <w:sz w:val="18"/>
        </w:rPr>
        <w:t>三大方面</w:t>
      </w:r>
      <w:r w:rsidRPr="00695F72">
        <w:rPr>
          <w:rFonts w:ascii="Helvetica" w:eastAsia="宋体" w:hAnsi="Helvetica" w:cs="Helvetica"/>
          <w:color w:val="000000"/>
          <w:kern w:val="0"/>
          <w:sz w:val="18"/>
          <w:szCs w:val="18"/>
        </w:rPr>
        <w:t>系统详解</w:t>
      </w:r>
      <w:r w:rsidRPr="00695F72">
        <w:rPr>
          <w:rFonts w:ascii="Helvetica" w:eastAsia="宋体" w:hAnsi="Helvetica" w:cs="Helvetica"/>
          <w:color w:val="000000"/>
          <w:kern w:val="0"/>
          <w:sz w:val="18"/>
          <w:szCs w:val="18"/>
        </w:rPr>
        <w:t>:</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存储的涅磐</w:t>
      </w:r>
      <w:r w:rsidRPr="00695F72">
        <w:rPr>
          <w:rFonts w:ascii="Helvetica" w:eastAsia="宋体" w:hAnsi="Helvetica" w:cs="Helvetica"/>
          <w:color w:val="000000"/>
          <w:kern w:val="0"/>
          <w:sz w:val="18"/>
          <w:szCs w:val="18"/>
        </w:rPr>
        <w:t>，这一点对于整个系统的吞吐量和并发量的提升起到最关键的作用，需要结合数据存储模型和具体应用的场景。</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计算的涅磐</w:t>
      </w:r>
      <w:r w:rsidRPr="00695F72">
        <w:rPr>
          <w:rFonts w:ascii="Helvetica" w:eastAsia="宋体" w:hAnsi="Helvetica" w:cs="Helvetica"/>
          <w:color w:val="000000"/>
          <w:kern w:val="0"/>
          <w:sz w:val="18"/>
          <w:szCs w:val="18"/>
        </w:rPr>
        <w:t>，可以从横向和纵向考虑：横向主要是增加并发度，首先想到的是分布式。纵向拆分就是要求我们找到计算的结合点从而进行分层，针对不同的层次选择不同的计算地点。然后再将各层次计算完后的结果相结合，尽可能最大化系统整体的处理能力。</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业务层架构的涅磐</w:t>
      </w:r>
      <w:r w:rsidRPr="00695F72">
        <w:rPr>
          <w:rFonts w:ascii="Helvetica" w:eastAsia="宋体" w:hAnsi="Helvetica" w:cs="Helvetica"/>
          <w:color w:val="000000"/>
          <w:kern w:val="0"/>
          <w:sz w:val="18"/>
          <w:szCs w:val="18"/>
        </w:rPr>
        <w:t>，要求系统的良好的模块化设计，清楚的定义模块的边界，模块自升级和可配置化。</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t>三、应用系统的整体架构</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认识到需要应对的挑战，我们应该如何设计我们的系统呢，下面将全面的介绍下我们的应用系统整体架构。</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下图就是我们应用系统整体架构以及系统层次的模块构成。</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lastRenderedPageBreak/>
        <w:drawing>
          <wp:inline distT="0" distB="0" distL="0" distR="0">
            <wp:extent cx="5240020" cy="3212465"/>
            <wp:effectExtent l="19050" t="0" r="0" b="0"/>
            <wp:docPr id="3" name="图片 3" descr="http://cdn4.infoqstatic.com/statics_s2_20170516-0317u5/resource/articles/ctrip-big-data-high-concurrency-applications-architecture/zh/resources/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4.infoqstatic.com/statics_s2_20170516-0317u5/resource/articles/ctrip-big-data-high-concurrency-applications-architecture/zh/resources/00.jpg"/>
                    <pic:cNvPicPr>
                      <a:picLocks noChangeAspect="1" noChangeArrowheads="1"/>
                    </pic:cNvPicPr>
                  </pic:nvPicPr>
                  <pic:blipFill>
                    <a:blip r:embed="rId29"/>
                    <a:srcRect/>
                    <a:stretch>
                      <a:fillRect/>
                    </a:stretch>
                  </pic:blipFill>
                  <pic:spPr bwMode="auto">
                    <a:xfrm>
                      <a:off x="0" y="0"/>
                      <a:ext cx="5240020" cy="3212465"/>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数据源部分</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 xml:space="preserve"> Hermes</w:t>
      </w:r>
      <w:r w:rsidRPr="00695F72">
        <w:rPr>
          <w:rFonts w:ascii="Helvetica" w:eastAsia="宋体" w:hAnsi="Helvetica" w:cs="Helvetica"/>
          <w:color w:val="000000"/>
          <w:kern w:val="0"/>
          <w:sz w:val="18"/>
          <w:szCs w:val="18"/>
        </w:rPr>
        <w:t>是携程框架部门提供的消息队列，基于</w:t>
      </w:r>
      <w:r w:rsidRPr="00695F72">
        <w:rPr>
          <w:rFonts w:ascii="Helvetica" w:eastAsia="宋体" w:hAnsi="Helvetica" w:cs="Helvetica"/>
          <w:color w:val="000000"/>
          <w:kern w:val="0"/>
          <w:sz w:val="18"/>
          <w:szCs w:val="18"/>
        </w:rPr>
        <w:t>Kafka</w:t>
      </w:r>
      <w:r w:rsidRPr="00695F72">
        <w:rPr>
          <w:rFonts w:ascii="Helvetica" w:eastAsia="宋体" w:hAnsi="Helvetica" w:cs="Helvetica"/>
          <w:color w:val="000000"/>
          <w:kern w:val="0"/>
          <w:sz w:val="18"/>
          <w:szCs w:val="18"/>
        </w:rPr>
        <w:t>和</w:t>
      </w:r>
      <w:r w:rsidRPr="00695F72">
        <w:rPr>
          <w:rFonts w:ascii="Helvetica" w:eastAsia="宋体" w:hAnsi="Helvetica" w:cs="Helvetica"/>
          <w:color w:val="000000"/>
          <w:kern w:val="0"/>
          <w:sz w:val="18"/>
          <w:szCs w:val="18"/>
        </w:rPr>
        <w:t>Mysql</w:t>
      </w:r>
      <w:r w:rsidRPr="00695F72">
        <w:rPr>
          <w:rFonts w:ascii="Helvetica" w:eastAsia="宋体" w:hAnsi="Helvetica" w:cs="Helvetica"/>
          <w:color w:val="000000"/>
          <w:kern w:val="0"/>
          <w:sz w:val="18"/>
          <w:szCs w:val="18"/>
        </w:rPr>
        <w:t>做为底层实现的封装，应用于系统间实时数据传输交互通道。</w:t>
      </w:r>
      <w:r w:rsidRPr="00695F72">
        <w:rPr>
          <w:rFonts w:ascii="Helvetica" w:eastAsia="宋体" w:hAnsi="Helvetica" w:cs="Helvetica"/>
          <w:color w:val="000000"/>
          <w:kern w:val="0"/>
          <w:sz w:val="18"/>
          <w:szCs w:val="18"/>
        </w:rPr>
        <w:t>Hive</w:t>
      </w:r>
      <w:r w:rsidRPr="00695F72">
        <w:rPr>
          <w:rFonts w:ascii="Helvetica" w:eastAsia="宋体" w:hAnsi="Helvetica" w:cs="Helvetica"/>
          <w:color w:val="000000"/>
          <w:kern w:val="0"/>
          <w:sz w:val="18"/>
          <w:szCs w:val="18"/>
        </w:rPr>
        <w:t>和</w:t>
      </w:r>
      <w:r w:rsidRPr="00695F72">
        <w:rPr>
          <w:rFonts w:ascii="Helvetica" w:eastAsia="宋体" w:hAnsi="Helvetica" w:cs="Helvetica"/>
          <w:color w:val="000000"/>
          <w:kern w:val="0"/>
          <w:sz w:val="18"/>
          <w:szCs w:val="18"/>
        </w:rPr>
        <w:t xml:space="preserve"> HDFS</w:t>
      </w:r>
      <w:r w:rsidRPr="00695F72">
        <w:rPr>
          <w:rFonts w:ascii="Helvetica" w:eastAsia="宋体" w:hAnsi="Helvetica" w:cs="Helvetica"/>
          <w:color w:val="000000"/>
          <w:kern w:val="0"/>
          <w:sz w:val="18"/>
          <w:szCs w:val="18"/>
        </w:rPr>
        <w:t>是携程海量数据的主要存储，两者来自</w:t>
      </w:r>
      <w:r w:rsidRPr="00695F72">
        <w:rPr>
          <w:rFonts w:ascii="Helvetica" w:eastAsia="宋体" w:hAnsi="Helvetica" w:cs="Helvetica"/>
          <w:color w:val="000000"/>
          <w:kern w:val="0"/>
          <w:sz w:val="18"/>
          <w:szCs w:val="18"/>
        </w:rPr>
        <w:t xml:space="preserve">Hadoop </w:t>
      </w:r>
      <w:r w:rsidRPr="00695F72">
        <w:rPr>
          <w:rFonts w:ascii="Helvetica" w:eastAsia="宋体" w:hAnsi="Helvetica" w:cs="Helvetica"/>
          <w:color w:val="000000"/>
          <w:kern w:val="0"/>
          <w:sz w:val="18"/>
          <w:szCs w:val="18"/>
        </w:rPr>
        <w:t>生态体系。</w:t>
      </w:r>
      <w:r w:rsidRPr="00695F72">
        <w:rPr>
          <w:rFonts w:ascii="Helvetica" w:eastAsia="宋体" w:hAnsi="Helvetica" w:cs="Helvetica"/>
          <w:color w:val="000000"/>
          <w:kern w:val="0"/>
          <w:sz w:val="18"/>
          <w:szCs w:val="18"/>
        </w:rPr>
        <w:t xml:space="preserve">Hadoop </w:t>
      </w:r>
      <w:r w:rsidRPr="00695F72">
        <w:rPr>
          <w:rFonts w:ascii="Helvetica" w:eastAsia="宋体" w:hAnsi="Helvetica" w:cs="Helvetica"/>
          <w:color w:val="000000"/>
          <w:kern w:val="0"/>
          <w:sz w:val="18"/>
          <w:szCs w:val="18"/>
        </w:rPr>
        <w:t>这块大家已经很熟悉，</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如果不熟悉的同学只要知道</w:t>
      </w:r>
      <w:r w:rsidRPr="00695F72">
        <w:rPr>
          <w:rFonts w:ascii="Helvetica" w:eastAsia="宋体" w:hAnsi="Helvetica" w:cs="Helvetica"/>
          <w:color w:val="000000"/>
          <w:kern w:val="0"/>
          <w:sz w:val="18"/>
          <w:szCs w:val="18"/>
        </w:rPr>
        <w:t xml:space="preserve">Hadoop </w:t>
      </w:r>
      <w:r w:rsidRPr="00695F72">
        <w:rPr>
          <w:rFonts w:ascii="Helvetica" w:eastAsia="宋体" w:hAnsi="Helvetica" w:cs="Helvetica"/>
          <w:color w:val="000000"/>
          <w:kern w:val="0"/>
          <w:sz w:val="18"/>
          <w:szCs w:val="18"/>
        </w:rPr>
        <w:t>主要用于大数据量存储和并行计算批处理工作。</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 xml:space="preserve">Hive </w:t>
      </w:r>
      <w:r w:rsidRPr="00695F72">
        <w:rPr>
          <w:rFonts w:ascii="Helvetica" w:eastAsia="宋体" w:hAnsi="Helvetica" w:cs="Helvetica"/>
          <w:color w:val="000000"/>
          <w:kern w:val="0"/>
          <w:sz w:val="18"/>
          <w:szCs w:val="18"/>
        </w:rPr>
        <w:t>是基于</w:t>
      </w:r>
      <w:r w:rsidRPr="00695F72">
        <w:rPr>
          <w:rFonts w:ascii="Helvetica" w:eastAsia="宋体" w:hAnsi="Helvetica" w:cs="Helvetica"/>
          <w:color w:val="000000"/>
          <w:kern w:val="0"/>
          <w:sz w:val="18"/>
          <w:szCs w:val="18"/>
        </w:rPr>
        <w:t>Hadoop</w:t>
      </w:r>
      <w:r w:rsidRPr="00695F72">
        <w:rPr>
          <w:rFonts w:ascii="Helvetica" w:eastAsia="宋体" w:hAnsi="Helvetica" w:cs="Helvetica"/>
          <w:color w:val="000000"/>
          <w:kern w:val="0"/>
          <w:sz w:val="18"/>
          <w:szCs w:val="18"/>
        </w:rPr>
        <w:t>平台的数据仓库，沿用了关系型数据库的很多概念。比如说数据库和表，还有一套近似于</w:t>
      </w:r>
      <w:r w:rsidRPr="00695F72">
        <w:rPr>
          <w:rFonts w:ascii="Helvetica" w:eastAsia="宋体" w:hAnsi="Helvetica" w:cs="Helvetica"/>
          <w:color w:val="000000"/>
          <w:kern w:val="0"/>
          <w:sz w:val="18"/>
          <w:szCs w:val="18"/>
        </w:rPr>
        <w:t>SQL</w:t>
      </w:r>
      <w:r w:rsidRPr="00695F72">
        <w:rPr>
          <w:rFonts w:ascii="Helvetica" w:eastAsia="宋体" w:hAnsi="Helvetica" w:cs="Helvetica"/>
          <w:color w:val="000000"/>
          <w:kern w:val="0"/>
          <w:sz w:val="18"/>
          <w:szCs w:val="18"/>
        </w:rPr>
        <w:t>的查询接口的支持，在</w:t>
      </w:r>
      <w:r w:rsidRPr="00695F72">
        <w:rPr>
          <w:rFonts w:ascii="Helvetica" w:eastAsia="宋体" w:hAnsi="Helvetica" w:cs="Helvetica"/>
          <w:color w:val="000000"/>
          <w:kern w:val="0"/>
          <w:sz w:val="18"/>
          <w:szCs w:val="18"/>
        </w:rPr>
        <w:t>Hive</w:t>
      </w:r>
      <w:r w:rsidRPr="00695F72">
        <w:rPr>
          <w:rFonts w:ascii="Helvetica" w:eastAsia="宋体" w:hAnsi="Helvetica" w:cs="Helvetica"/>
          <w:color w:val="000000"/>
          <w:kern w:val="0"/>
          <w:sz w:val="18"/>
          <w:szCs w:val="18"/>
        </w:rPr>
        <w:t>里</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叫做</w:t>
      </w:r>
      <w:r w:rsidRPr="00695F72">
        <w:rPr>
          <w:rFonts w:ascii="Helvetica" w:eastAsia="宋体" w:hAnsi="Helvetica" w:cs="Helvetica"/>
          <w:color w:val="000000"/>
          <w:kern w:val="0"/>
          <w:sz w:val="18"/>
          <w:szCs w:val="18"/>
        </w:rPr>
        <w:t>HQL</w:t>
      </w:r>
      <w:r w:rsidRPr="00695F72">
        <w:rPr>
          <w:rFonts w:ascii="Helvetica" w:eastAsia="宋体" w:hAnsi="Helvetica" w:cs="Helvetica"/>
          <w:color w:val="000000"/>
          <w:kern w:val="0"/>
          <w:sz w:val="18"/>
          <w:szCs w:val="18"/>
        </w:rPr>
        <w:t>，但是其底层的实现细节和关系型数据库完全不一样，</w:t>
      </w:r>
      <w:r w:rsidRPr="00695F72">
        <w:rPr>
          <w:rFonts w:ascii="Helvetica" w:eastAsia="宋体" w:hAnsi="Helvetica" w:cs="Helvetica"/>
          <w:color w:val="000000"/>
          <w:kern w:val="0"/>
          <w:sz w:val="18"/>
          <w:szCs w:val="18"/>
        </w:rPr>
        <w:t>Hive</w:t>
      </w:r>
      <w:r w:rsidRPr="00695F72">
        <w:rPr>
          <w:rFonts w:ascii="Helvetica" w:eastAsia="宋体" w:hAnsi="Helvetica" w:cs="Helvetica"/>
          <w:color w:val="000000"/>
          <w:kern w:val="0"/>
          <w:sz w:val="18"/>
          <w:szCs w:val="18"/>
        </w:rPr>
        <w:t>底层所有的计算都是基于</w:t>
      </w:r>
      <w:r w:rsidRPr="00695F72">
        <w:rPr>
          <w:rFonts w:ascii="Helvetica" w:eastAsia="宋体" w:hAnsi="Helvetica" w:cs="Helvetica"/>
          <w:color w:val="000000"/>
          <w:kern w:val="0"/>
          <w:sz w:val="18"/>
          <w:szCs w:val="18"/>
        </w:rPr>
        <w:t>MR</w:t>
      </w:r>
      <w:r w:rsidRPr="00695F72">
        <w:rPr>
          <w:rFonts w:ascii="Helvetica" w:eastAsia="宋体" w:hAnsi="Helvetica" w:cs="Helvetica"/>
          <w:color w:val="000000"/>
          <w:kern w:val="0"/>
          <w:sz w:val="18"/>
          <w:szCs w:val="18"/>
        </w:rPr>
        <w:t>来完成，我们的数据工程师</w:t>
      </w:r>
      <w:r w:rsidRPr="00695F72">
        <w:rPr>
          <w:rFonts w:ascii="Helvetica" w:eastAsia="宋体" w:hAnsi="Helvetica" w:cs="Helvetica"/>
          <w:color w:val="000000"/>
          <w:kern w:val="0"/>
          <w:sz w:val="18"/>
          <w:szCs w:val="18"/>
        </w:rPr>
        <w:t>90%</w:t>
      </w:r>
      <w:r w:rsidRPr="00695F72">
        <w:rPr>
          <w:rFonts w:ascii="Helvetica" w:eastAsia="宋体" w:hAnsi="Helvetica" w:cs="Helvetica"/>
          <w:color w:val="000000"/>
          <w:kern w:val="0"/>
          <w:sz w:val="18"/>
          <w:szCs w:val="18"/>
        </w:rPr>
        <w:t>都数据处理工作都基于它来完成。</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离线部分</w:t>
      </w:r>
      <w:r w:rsidRPr="00695F72">
        <w:rPr>
          <w:rFonts w:ascii="Helvetica" w:eastAsia="宋体" w:hAnsi="Helvetica" w:cs="Helvetica"/>
          <w:color w:val="000000"/>
          <w:kern w:val="0"/>
          <w:sz w:val="18"/>
          <w:szCs w:val="18"/>
        </w:rPr>
        <w:t>，包含的模块有</w:t>
      </w:r>
      <w:r w:rsidRPr="00695F72">
        <w:rPr>
          <w:rFonts w:ascii="Helvetica" w:eastAsia="宋体" w:hAnsi="Helvetica" w:cs="Helvetica"/>
          <w:color w:val="000000"/>
          <w:kern w:val="0"/>
          <w:sz w:val="18"/>
          <w:szCs w:val="18"/>
        </w:rPr>
        <w:t>MR, Hive , Mahout, SparkQL/MLLib</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 xml:space="preserve">Hive </w:t>
      </w:r>
      <w:r w:rsidRPr="00695F72">
        <w:rPr>
          <w:rFonts w:ascii="Helvetica" w:eastAsia="宋体" w:hAnsi="Helvetica" w:cs="Helvetica"/>
          <w:color w:val="000000"/>
          <w:kern w:val="0"/>
          <w:sz w:val="18"/>
          <w:szCs w:val="18"/>
        </w:rPr>
        <w:t>上面已经介绍过，</w:t>
      </w:r>
      <w:r w:rsidRPr="00695F72">
        <w:rPr>
          <w:rFonts w:ascii="Helvetica" w:eastAsia="宋体" w:hAnsi="Helvetica" w:cs="Helvetica"/>
          <w:color w:val="000000"/>
          <w:kern w:val="0"/>
          <w:sz w:val="18"/>
          <w:szCs w:val="18"/>
        </w:rPr>
        <w:t xml:space="preserve">Mahout </w:t>
      </w:r>
      <w:r w:rsidRPr="00695F72">
        <w:rPr>
          <w:rFonts w:ascii="Helvetica" w:eastAsia="宋体" w:hAnsi="Helvetica" w:cs="Helvetica"/>
          <w:color w:val="000000"/>
          <w:kern w:val="0"/>
          <w:sz w:val="18"/>
          <w:szCs w:val="18"/>
        </w:rPr>
        <w:t>简单理解提供基于</w:t>
      </w:r>
      <w:r w:rsidRPr="00695F72">
        <w:rPr>
          <w:rFonts w:ascii="Helvetica" w:eastAsia="宋体" w:hAnsi="Helvetica" w:cs="Helvetica"/>
          <w:color w:val="000000"/>
          <w:kern w:val="0"/>
          <w:sz w:val="18"/>
          <w:szCs w:val="18"/>
        </w:rPr>
        <w:t>Hadoop</w:t>
      </w:r>
      <w:r w:rsidRPr="00695F72">
        <w:rPr>
          <w:rFonts w:ascii="Helvetica" w:eastAsia="宋体" w:hAnsi="Helvetica" w:cs="Helvetica"/>
          <w:color w:val="000000"/>
          <w:kern w:val="0"/>
          <w:sz w:val="18"/>
          <w:szCs w:val="18"/>
        </w:rPr>
        <w:t>平台进行数据挖掘的一些机器学习的算法包。</w:t>
      </w:r>
      <w:r w:rsidRPr="00695F72">
        <w:rPr>
          <w:rFonts w:ascii="Helvetica" w:eastAsia="宋体" w:hAnsi="Helvetica" w:cs="Helvetica"/>
          <w:color w:val="000000"/>
          <w:kern w:val="0"/>
          <w:sz w:val="18"/>
          <w:szCs w:val="18"/>
        </w:rPr>
        <w:t>Spark</w:t>
      </w:r>
      <w:r w:rsidRPr="00695F72">
        <w:rPr>
          <w:rFonts w:ascii="Helvetica" w:eastAsia="宋体" w:hAnsi="Helvetica" w:cs="Helvetica"/>
          <w:color w:val="000000"/>
          <w:kern w:val="0"/>
          <w:sz w:val="18"/>
          <w:szCs w:val="18"/>
        </w:rPr>
        <w:t>类似</w:t>
      </w:r>
      <w:r w:rsidRPr="00695F72">
        <w:rPr>
          <w:rFonts w:ascii="Helvetica" w:eastAsia="宋体" w:hAnsi="Helvetica" w:cs="Helvetica"/>
          <w:color w:val="000000"/>
          <w:kern w:val="0"/>
          <w:sz w:val="18"/>
          <w:szCs w:val="18"/>
        </w:rPr>
        <w:t>hadoop</w:t>
      </w:r>
      <w:r w:rsidRPr="00695F72">
        <w:rPr>
          <w:rFonts w:ascii="Helvetica" w:eastAsia="宋体" w:hAnsi="Helvetica" w:cs="Helvetica"/>
          <w:color w:val="000000"/>
          <w:kern w:val="0"/>
          <w:sz w:val="18"/>
          <w:szCs w:val="18"/>
        </w:rPr>
        <w:t>也是提供大数据并行批量处理平台，但是它是基于内存的。</w:t>
      </w:r>
      <w:r w:rsidRPr="00695F72">
        <w:rPr>
          <w:rFonts w:ascii="Helvetica" w:eastAsia="宋体" w:hAnsi="Helvetica" w:cs="Helvetica"/>
          <w:color w:val="000000"/>
          <w:kern w:val="0"/>
          <w:sz w:val="18"/>
          <w:szCs w:val="18"/>
        </w:rPr>
        <w:t xml:space="preserve">SparkQL </w:t>
      </w:r>
      <w:r w:rsidRPr="00695F72">
        <w:rPr>
          <w:rFonts w:ascii="Helvetica" w:eastAsia="宋体" w:hAnsi="Helvetica" w:cs="Helvetica"/>
          <w:color w:val="000000"/>
          <w:kern w:val="0"/>
          <w:sz w:val="18"/>
          <w:szCs w:val="18"/>
        </w:rPr>
        <w:t>和</w:t>
      </w:r>
      <w:r w:rsidRPr="00695F72">
        <w:rPr>
          <w:rFonts w:ascii="Helvetica" w:eastAsia="宋体" w:hAnsi="Helvetica" w:cs="Helvetica"/>
          <w:color w:val="000000"/>
          <w:kern w:val="0"/>
          <w:sz w:val="18"/>
          <w:szCs w:val="18"/>
        </w:rPr>
        <w:t>Spark MLLib</w:t>
      </w:r>
      <w:r w:rsidRPr="00695F72">
        <w:rPr>
          <w:rFonts w:ascii="Helvetica" w:eastAsia="宋体" w:hAnsi="Helvetica" w:cs="Helvetica"/>
          <w:color w:val="000000"/>
          <w:kern w:val="0"/>
          <w:sz w:val="18"/>
          <w:szCs w:val="18"/>
        </w:rPr>
        <w:t>是基于</w:t>
      </w:r>
      <w:r w:rsidRPr="00695F72">
        <w:rPr>
          <w:rFonts w:ascii="Helvetica" w:eastAsia="宋体" w:hAnsi="Helvetica" w:cs="Helvetica"/>
          <w:color w:val="000000"/>
          <w:kern w:val="0"/>
          <w:sz w:val="18"/>
          <w:szCs w:val="18"/>
        </w:rPr>
        <w:t>Spark</w:t>
      </w:r>
      <w:r w:rsidRPr="00695F72">
        <w:rPr>
          <w:rFonts w:ascii="Helvetica" w:eastAsia="宋体" w:hAnsi="Helvetica" w:cs="Helvetica"/>
          <w:color w:val="000000"/>
          <w:kern w:val="0"/>
          <w:sz w:val="18"/>
          <w:szCs w:val="18"/>
        </w:rPr>
        <w:t>平台的</w:t>
      </w:r>
      <w:r w:rsidRPr="00695F72">
        <w:rPr>
          <w:rFonts w:ascii="Helvetica" w:eastAsia="宋体" w:hAnsi="Helvetica" w:cs="Helvetica"/>
          <w:color w:val="000000"/>
          <w:kern w:val="0"/>
          <w:sz w:val="18"/>
          <w:szCs w:val="18"/>
        </w:rPr>
        <w:t>SQL</w:t>
      </w:r>
      <w:r w:rsidRPr="00695F72">
        <w:rPr>
          <w:rFonts w:ascii="Helvetica" w:eastAsia="宋体" w:hAnsi="Helvetica" w:cs="Helvetica"/>
          <w:color w:val="000000"/>
          <w:kern w:val="0"/>
          <w:sz w:val="18"/>
          <w:szCs w:val="18"/>
        </w:rPr>
        <w:t>查询引擎和数据挖掘相关算法框架。我们主要用</w:t>
      </w:r>
      <w:r w:rsidRPr="00695F72">
        <w:rPr>
          <w:rFonts w:ascii="Helvetica" w:eastAsia="宋体" w:hAnsi="Helvetica" w:cs="Helvetica"/>
          <w:color w:val="000000"/>
          <w:kern w:val="0"/>
          <w:sz w:val="18"/>
          <w:szCs w:val="18"/>
        </w:rPr>
        <w:t>Mahout</w:t>
      </w:r>
      <w:r w:rsidRPr="00695F72">
        <w:rPr>
          <w:rFonts w:ascii="Helvetica" w:eastAsia="宋体" w:hAnsi="Helvetica" w:cs="Helvetica"/>
          <w:color w:val="000000"/>
          <w:kern w:val="0"/>
          <w:sz w:val="18"/>
          <w:szCs w:val="18"/>
        </w:rPr>
        <w:t>和</w:t>
      </w:r>
      <w:r w:rsidRPr="00695F72">
        <w:rPr>
          <w:rFonts w:ascii="Helvetica" w:eastAsia="宋体" w:hAnsi="Helvetica" w:cs="Helvetica"/>
          <w:color w:val="000000"/>
          <w:kern w:val="0"/>
          <w:sz w:val="18"/>
          <w:szCs w:val="18"/>
        </w:rPr>
        <w:t xml:space="preserve">Spark MLLib </w:t>
      </w:r>
      <w:r w:rsidRPr="00695F72">
        <w:rPr>
          <w:rFonts w:ascii="Helvetica" w:eastAsia="宋体" w:hAnsi="Helvetica" w:cs="Helvetica"/>
          <w:color w:val="000000"/>
          <w:kern w:val="0"/>
          <w:sz w:val="18"/>
          <w:szCs w:val="18"/>
        </w:rPr>
        <w:t>进行数据挖掘工作。</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调度系统</w:t>
      </w:r>
      <w:r w:rsidRPr="00695F72">
        <w:rPr>
          <w:rFonts w:ascii="Helvetica" w:eastAsia="宋体" w:hAnsi="Helvetica" w:cs="Helvetica"/>
          <w:b/>
          <w:bCs/>
          <w:color w:val="000000"/>
          <w:kern w:val="0"/>
          <w:sz w:val="18"/>
        </w:rPr>
        <w:t>zeus</w:t>
      </w:r>
      <w:r w:rsidRPr="00695F72">
        <w:rPr>
          <w:rFonts w:ascii="Helvetica" w:eastAsia="宋体" w:hAnsi="Helvetica" w:cs="Helvetica"/>
          <w:color w:val="000000"/>
          <w:kern w:val="0"/>
          <w:sz w:val="18"/>
          <w:szCs w:val="18"/>
        </w:rPr>
        <w:t>，是淘宝开源大数据平台调度系统，于</w:t>
      </w:r>
      <w:r w:rsidRPr="00695F72">
        <w:rPr>
          <w:rFonts w:ascii="Helvetica" w:eastAsia="宋体" w:hAnsi="Helvetica" w:cs="Helvetica"/>
          <w:color w:val="000000"/>
          <w:kern w:val="0"/>
          <w:sz w:val="18"/>
          <w:szCs w:val="18"/>
        </w:rPr>
        <w:t>2015</w:t>
      </w:r>
      <w:r w:rsidRPr="00695F72">
        <w:rPr>
          <w:rFonts w:ascii="Helvetica" w:eastAsia="宋体" w:hAnsi="Helvetica" w:cs="Helvetica"/>
          <w:color w:val="000000"/>
          <w:kern w:val="0"/>
          <w:sz w:val="18"/>
          <w:szCs w:val="18"/>
        </w:rPr>
        <w:t>年引进到携程，之后我们进行了重构和功能升级，做为携程大数据平台的作业调度平台。</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近线部分</w:t>
      </w:r>
      <w:r w:rsidRPr="00695F72">
        <w:rPr>
          <w:rFonts w:ascii="Helvetica" w:eastAsia="宋体" w:hAnsi="Helvetica" w:cs="Helvetica"/>
          <w:color w:val="000000"/>
          <w:kern w:val="0"/>
          <w:sz w:val="18"/>
          <w:szCs w:val="18"/>
        </w:rPr>
        <w:t>，是基于</w:t>
      </w:r>
      <w:r w:rsidRPr="00695F72">
        <w:rPr>
          <w:rFonts w:ascii="Helvetica" w:eastAsia="宋体" w:hAnsi="Helvetica" w:cs="Helvetica"/>
          <w:color w:val="000000"/>
          <w:kern w:val="0"/>
          <w:sz w:val="18"/>
          <w:szCs w:val="18"/>
        </w:rPr>
        <w:t>Muise</w:t>
      </w:r>
      <w:r w:rsidRPr="00695F72">
        <w:rPr>
          <w:rFonts w:ascii="Helvetica" w:eastAsia="宋体" w:hAnsi="Helvetica" w:cs="Helvetica"/>
          <w:color w:val="000000"/>
          <w:kern w:val="0"/>
          <w:sz w:val="18"/>
          <w:szCs w:val="18"/>
        </w:rPr>
        <w:t>来实现我们的近实时的计算场景，</w:t>
      </w:r>
      <w:r w:rsidRPr="00695F72">
        <w:rPr>
          <w:rFonts w:ascii="Helvetica" w:eastAsia="宋体" w:hAnsi="Helvetica" w:cs="Helvetica"/>
          <w:color w:val="000000"/>
          <w:kern w:val="0"/>
          <w:sz w:val="18"/>
          <w:szCs w:val="18"/>
        </w:rPr>
        <w:t>Muise</w:t>
      </w:r>
      <w:r w:rsidRPr="00695F72">
        <w:rPr>
          <w:rFonts w:ascii="Helvetica" w:eastAsia="宋体" w:hAnsi="Helvetica" w:cs="Helvetica"/>
          <w:color w:val="000000"/>
          <w:kern w:val="0"/>
          <w:sz w:val="18"/>
          <w:szCs w:val="18"/>
        </w:rPr>
        <w:t>是也是携程</w:t>
      </w:r>
      <w:r w:rsidRPr="00695F72">
        <w:rPr>
          <w:rFonts w:ascii="Helvetica" w:eastAsia="宋体" w:hAnsi="Helvetica" w:cs="Helvetica"/>
          <w:color w:val="000000"/>
          <w:kern w:val="0"/>
          <w:sz w:val="18"/>
          <w:szCs w:val="18"/>
        </w:rPr>
        <w:t>OPS</w:t>
      </w:r>
      <w:r w:rsidRPr="00695F72">
        <w:rPr>
          <w:rFonts w:ascii="Helvetica" w:eastAsia="宋体" w:hAnsi="Helvetica" w:cs="Helvetica"/>
          <w:color w:val="000000"/>
          <w:kern w:val="0"/>
          <w:sz w:val="18"/>
          <w:szCs w:val="18"/>
        </w:rPr>
        <w:t>提供的实时计算流处理平台，内部是基于</w:t>
      </w:r>
      <w:r w:rsidRPr="00695F72">
        <w:rPr>
          <w:rFonts w:ascii="Helvetica" w:eastAsia="宋体" w:hAnsi="Helvetica" w:cs="Helvetica"/>
          <w:color w:val="000000"/>
          <w:kern w:val="0"/>
          <w:sz w:val="18"/>
          <w:szCs w:val="18"/>
        </w:rPr>
        <w:t>Storm</w:t>
      </w:r>
      <w:r w:rsidRPr="00695F72">
        <w:rPr>
          <w:rFonts w:ascii="Helvetica" w:eastAsia="宋体" w:hAnsi="Helvetica" w:cs="Helvetica"/>
          <w:color w:val="000000"/>
          <w:kern w:val="0"/>
          <w:sz w:val="18"/>
          <w:szCs w:val="18"/>
        </w:rPr>
        <w:t>实现与</w:t>
      </w:r>
      <w:r w:rsidRPr="00695F72">
        <w:rPr>
          <w:rFonts w:ascii="Helvetica" w:eastAsia="宋体" w:hAnsi="Helvetica" w:cs="Helvetica"/>
          <w:color w:val="000000"/>
          <w:kern w:val="0"/>
          <w:sz w:val="18"/>
          <w:szCs w:val="18"/>
        </w:rPr>
        <w:t>HERMES</w:t>
      </w:r>
      <w:r w:rsidRPr="00695F72">
        <w:rPr>
          <w:rFonts w:ascii="Helvetica" w:eastAsia="宋体" w:hAnsi="Helvetica" w:cs="Helvetica"/>
          <w:color w:val="000000"/>
          <w:kern w:val="0"/>
          <w:sz w:val="18"/>
          <w:szCs w:val="18"/>
        </w:rPr>
        <w:t>消息队列搭配起来使用。例如，我们使用</w:t>
      </w:r>
      <w:r w:rsidRPr="00695F72">
        <w:rPr>
          <w:rFonts w:ascii="Helvetica" w:eastAsia="宋体" w:hAnsi="Helvetica" w:cs="Helvetica"/>
          <w:color w:val="000000"/>
          <w:kern w:val="0"/>
          <w:sz w:val="18"/>
          <w:szCs w:val="18"/>
        </w:rPr>
        <w:t>MUSIE</w:t>
      </w:r>
      <w:r w:rsidRPr="00695F72">
        <w:rPr>
          <w:rFonts w:ascii="Helvetica" w:eastAsia="宋体" w:hAnsi="Helvetica" w:cs="Helvetica"/>
          <w:color w:val="000000"/>
          <w:kern w:val="0"/>
          <w:sz w:val="18"/>
          <w:szCs w:val="18"/>
        </w:rPr>
        <w:t>通过消费来自消息队列里的用户实时行为，订单记录，结合画像等一起基础数据，经一系列复杂的规则和算法，实时的识别出用户的行程意图。</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后台</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线上应用部分</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Mysql</w:t>
      </w:r>
      <w:r w:rsidRPr="00695F72">
        <w:rPr>
          <w:rFonts w:ascii="Helvetica" w:eastAsia="宋体" w:hAnsi="Helvetica" w:cs="Helvetica"/>
          <w:color w:val="000000"/>
          <w:kern w:val="0"/>
          <w:sz w:val="18"/>
          <w:szCs w:val="18"/>
        </w:rPr>
        <w:t>用于支撑后台系统的数据库。</w:t>
      </w:r>
      <w:r w:rsidRPr="00695F72">
        <w:rPr>
          <w:rFonts w:ascii="Helvetica" w:eastAsia="宋体" w:hAnsi="Helvetica" w:cs="Helvetica"/>
          <w:color w:val="000000"/>
          <w:kern w:val="0"/>
          <w:sz w:val="18"/>
          <w:szCs w:val="18"/>
        </w:rPr>
        <w:t xml:space="preserve">ElasticSearch </w:t>
      </w:r>
      <w:r w:rsidRPr="00695F72">
        <w:rPr>
          <w:rFonts w:ascii="Helvetica" w:eastAsia="宋体" w:hAnsi="Helvetica" w:cs="Helvetica"/>
          <w:color w:val="000000"/>
          <w:kern w:val="0"/>
          <w:sz w:val="18"/>
          <w:szCs w:val="18"/>
        </w:rPr>
        <w:t>是基于</w:t>
      </w:r>
      <w:r w:rsidRPr="00695F72">
        <w:rPr>
          <w:rFonts w:ascii="Helvetica" w:eastAsia="宋体" w:hAnsi="Helvetica" w:cs="Helvetica"/>
          <w:color w:val="000000"/>
          <w:kern w:val="0"/>
          <w:sz w:val="18"/>
          <w:szCs w:val="18"/>
        </w:rPr>
        <w:t>Lucene</w:t>
      </w:r>
      <w:r w:rsidRPr="00695F72">
        <w:rPr>
          <w:rFonts w:ascii="Helvetica" w:eastAsia="宋体" w:hAnsi="Helvetica" w:cs="Helvetica"/>
          <w:color w:val="000000"/>
          <w:kern w:val="0"/>
          <w:sz w:val="18"/>
          <w:szCs w:val="18"/>
        </w:rPr>
        <w:t>实现的分布式搜索引擎，用于索引用户画像的数据，支持离线精准营销的用户筛选，同时支持线上应用推荐系统的选品功能</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 xml:space="preserve">Hbase </w:t>
      </w:r>
      <w:r w:rsidRPr="00695F72">
        <w:rPr>
          <w:rFonts w:ascii="Helvetica" w:eastAsia="宋体" w:hAnsi="Helvetica" w:cs="Helvetica"/>
          <w:color w:val="000000"/>
          <w:kern w:val="0"/>
          <w:sz w:val="18"/>
          <w:szCs w:val="18"/>
        </w:rPr>
        <w:t>基于</w:t>
      </w:r>
      <w:r w:rsidRPr="00695F72">
        <w:rPr>
          <w:rFonts w:ascii="Helvetica" w:eastAsia="宋体" w:hAnsi="Helvetica" w:cs="Helvetica"/>
          <w:color w:val="000000"/>
          <w:kern w:val="0"/>
          <w:sz w:val="18"/>
          <w:szCs w:val="18"/>
        </w:rPr>
        <w:t>Hadoop</w:t>
      </w:r>
      <w:r w:rsidRPr="00695F72">
        <w:rPr>
          <w:rFonts w:ascii="Helvetica" w:eastAsia="宋体" w:hAnsi="Helvetica" w:cs="Helvetica"/>
          <w:color w:val="000000"/>
          <w:kern w:val="0"/>
          <w:sz w:val="18"/>
          <w:szCs w:val="18"/>
        </w:rPr>
        <w:t>的</w:t>
      </w:r>
      <w:r w:rsidRPr="00695F72">
        <w:rPr>
          <w:rFonts w:ascii="Helvetica" w:eastAsia="宋体" w:hAnsi="Helvetica" w:cs="Helvetica"/>
          <w:color w:val="000000"/>
          <w:kern w:val="0"/>
          <w:sz w:val="18"/>
          <w:szCs w:val="18"/>
        </w:rPr>
        <w:t xml:space="preserve">Hdfs </w:t>
      </w:r>
      <w:r w:rsidRPr="00695F72">
        <w:rPr>
          <w:rFonts w:ascii="Helvetica" w:eastAsia="宋体" w:hAnsi="Helvetica" w:cs="Helvetica"/>
          <w:color w:val="000000"/>
          <w:kern w:val="0"/>
          <w:sz w:val="18"/>
          <w:szCs w:val="18"/>
        </w:rPr>
        <w:t>上的列存储</w:t>
      </w:r>
      <w:r w:rsidRPr="00695F72">
        <w:rPr>
          <w:rFonts w:ascii="Helvetica" w:eastAsia="宋体" w:hAnsi="Helvetica" w:cs="Helvetica"/>
          <w:color w:val="000000"/>
          <w:kern w:val="0"/>
          <w:sz w:val="18"/>
          <w:szCs w:val="18"/>
        </w:rPr>
        <w:t>Nosql</w:t>
      </w:r>
      <w:r w:rsidRPr="00695F72">
        <w:rPr>
          <w:rFonts w:ascii="Helvetica" w:eastAsia="宋体" w:hAnsi="Helvetica" w:cs="Helvetica"/>
          <w:color w:val="000000"/>
          <w:kern w:val="0"/>
          <w:sz w:val="18"/>
          <w:szCs w:val="18"/>
        </w:rPr>
        <w:t>数据库，用于后台报表可视化系统和线上服务的数据存储。</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这里说明一下</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在线和后台应用使用的</w:t>
      </w:r>
      <w:r w:rsidRPr="00695F72">
        <w:rPr>
          <w:rFonts w:ascii="Helvetica" w:eastAsia="宋体" w:hAnsi="Helvetica" w:cs="Helvetica"/>
          <w:color w:val="000000"/>
          <w:kern w:val="0"/>
          <w:sz w:val="18"/>
          <w:szCs w:val="18"/>
        </w:rPr>
        <w:t>ElasticSearch</w:t>
      </w:r>
      <w:r w:rsidRPr="00695F72">
        <w:rPr>
          <w:rFonts w:ascii="Helvetica" w:eastAsia="宋体" w:hAnsi="Helvetica" w:cs="Helvetica"/>
          <w:color w:val="000000"/>
          <w:kern w:val="0"/>
          <w:sz w:val="18"/>
          <w:szCs w:val="18"/>
        </w:rPr>
        <w:t>和</w:t>
      </w:r>
      <w:r w:rsidRPr="00695F72">
        <w:rPr>
          <w:rFonts w:ascii="Helvetica" w:eastAsia="宋体" w:hAnsi="Helvetica" w:cs="Helvetica"/>
          <w:color w:val="000000"/>
          <w:kern w:val="0"/>
          <w:sz w:val="18"/>
          <w:szCs w:val="18"/>
        </w:rPr>
        <w:t>Hbase</w:t>
      </w:r>
      <w:r w:rsidRPr="00695F72">
        <w:rPr>
          <w:rFonts w:ascii="Helvetica" w:eastAsia="宋体" w:hAnsi="Helvetica" w:cs="Helvetica"/>
          <w:color w:val="000000"/>
          <w:kern w:val="0"/>
          <w:sz w:val="18"/>
          <w:szCs w:val="18"/>
        </w:rPr>
        <w:t>集群是分开的，互不影响。</w:t>
      </w:r>
      <w:r w:rsidRPr="00695F72">
        <w:rPr>
          <w:rFonts w:ascii="Helvetica" w:eastAsia="宋体" w:hAnsi="Helvetica" w:cs="Helvetica"/>
          <w:color w:val="000000"/>
          <w:kern w:val="0"/>
          <w:sz w:val="18"/>
          <w:szCs w:val="18"/>
        </w:rPr>
        <w:t xml:space="preserve"> Redis </w:t>
      </w:r>
      <w:r w:rsidRPr="00695F72">
        <w:rPr>
          <w:rFonts w:ascii="Helvetica" w:eastAsia="宋体" w:hAnsi="Helvetica" w:cs="Helvetica"/>
          <w:color w:val="000000"/>
          <w:kern w:val="0"/>
          <w:sz w:val="18"/>
          <w:szCs w:val="18"/>
        </w:rPr>
        <w:t>支持在线服务的高速缓存，用于缓存统计分析出来的热点数据。</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t>四、推荐系统案例</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介绍完我们应用系统的整体构成，</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接下来分享基于这套系统架构实现的一个实例</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携程个性化推荐系统。</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lastRenderedPageBreak/>
        <w:t>推荐系统的架构图：</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drawing>
          <wp:inline distT="0" distB="0" distL="0" distR="0">
            <wp:extent cx="5240020" cy="3776980"/>
            <wp:effectExtent l="19050" t="0" r="0" b="0"/>
            <wp:docPr id="4" name="图片 4" descr="http://cdn4.infoqstatic.com/statics_s2_20170516-0317u5/resource/articles/ctrip-big-data-high-concurrency-applications-architecture/zh/resource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4.infoqstatic.com/statics_s2_20170516-0317u5/resource/articles/ctrip-big-data-high-concurrency-applications-architecture/zh/resources/01.jpg"/>
                    <pic:cNvPicPr>
                      <a:picLocks noChangeAspect="1" noChangeArrowheads="1"/>
                    </pic:cNvPicPr>
                  </pic:nvPicPr>
                  <pic:blipFill>
                    <a:blip r:embed="rId30"/>
                    <a:srcRect/>
                    <a:stretch>
                      <a:fillRect/>
                    </a:stretch>
                  </pic:blipFill>
                  <pic:spPr bwMode="auto">
                    <a:xfrm>
                      <a:off x="0" y="0"/>
                      <a:ext cx="5240020" cy="3776980"/>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spacing w:after="125" w:line="451" w:lineRule="atLeast"/>
        <w:jc w:val="left"/>
        <w:outlineLvl w:val="2"/>
        <w:rPr>
          <w:rFonts w:ascii="Helvetica" w:eastAsia="宋体" w:hAnsi="Helvetica" w:cs="Helvetica"/>
          <w:color w:val="222222"/>
          <w:kern w:val="0"/>
          <w:sz w:val="23"/>
          <w:szCs w:val="23"/>
        </w:rPr>
      </w:pPr>
      <w:r w:rsidRPr="00695F72">
        <w:rPr>
          <w:rFonts w:ascii="Helvetica" w:eastAsia="宋体" w:hAnsi="Helvetica" w:cs="Helvetica"/>
          <w:color w:val="222222"/>
          <w:kern w:val="0"/>
          <w:sz w:val="23"/>
          <w:szCs w:val="23"/>
        </w:rPr>
        <w:t>1</w:t>
      </w:r>
      <w:r w:rsidRPr="00695F72">
        <w:rPr>
          <w:rFonts w:ascii="Helvetica" w:eastAsia="宋体" w:hAnsi="Helvetica" w:cs="Helvetica"/>
          <w:color w:val="222222"/>
          <w:kern w:val="0"/>
          <w:sz w:val="23"/>
          <w:szCs w:val="23"/>
        </w:rPr>
        <w:t>存储的涅磐</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1</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Nosql (Hbase+Redis)</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drawing>
          <wp:inline distT="0" distB="0" distL="0" distR="0">
            <wp:extent cx="5240020" cy="3729355"/>
            <wp:effectExtent l="19050" t="0" r="0" b="0"/>
            <wp:docPr id="5" name="图片 5" descr="http://cdn4.infoqstatic.com/statics_s2_20170516-0317u5/resource/articles/ctrip-big-data-high-concurrency-applications-architecture/zh/resource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4.infoqstatic.com/statics_s2_20170516-0317u5/resource/articles/ctrip-big-data-high-concurrency-applications-architecture/zh/resources/02.jpg"/>
                    <pic:cNvPicPr>
                      <a:picLocks noChangeAspect="1" noChangeArrowheads="1"/>
                    </pic:cNvPicPr>
                  </pic:nvPicPr>
                  <pic:blipFill>
                    <a:blip r:embed="rId31"/>
                    <a:srcRect/>
                    <a:stretch>
                      <a:fillRect/>
                    </a:stretch>
                  </pic:blipFill>
                  <pic:spPr bwMode="auto">
                    <a:xfrm>
                      <a:off x="0" y="0"/>
                      <a:ext cx="5240020" cy="3729355"/>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lastRenderedPageBreak/>
        <w:t>我们之前存储使用的是</w:t>
      </w:r>
      <w:r w:rsidRPr="00695F72">
        <w:rPr>
          <w:rFonts w:ascii="Helvetica" w:eastAsia="宋体" w:hAnsi="Helvetica" w:cs="Helvetica"/>
          <w:color w:val="000000"/>
          <w:kern w:val="0"/>
          <w:sz w:val="18"/>
          <w:szCs w:val="18"/>
        </w:rPr>
        <w:t xml:space="preserve">Mysql,  </w:t>
      </w:r>
      <w:r w:rsidRPr="00695F72">
        <w:rPr>
          <w:rFonts w:ascii="Helvetica" w:eastAsia="宋体" w:hAnsi="Helvetica" w:cs="Helvetica"/>
          <w:color w:val="000000"/>
          <w:kern w:val="0"/>
          <w:sz w:val="18"/>
          <w:szCs w:val="18"/>
        </w:rPr>
        <w:t>一般关系型数据库会做为应用系统存储的首选。大家知道</w:t>
      </w:r>
      <w:r w:rsidRPr="00695F72">
        <w:rPr>
          <w:rFonts w:ascii="Helvetica" w:eastAsia="宋体" w:hAnsi="Helvetica" w:cs="Helvetica"/>
          <w:color w:val="000000"/>
          <w:kern w:val="0"/>
          <w:sz w:val="18"/>
          <w:szCs w:val="18"/>
        </w:rPr>
        <w:t>Mysql</w:t>
      </w:r>
      <w:r w:rsidRPr="00695F72">
        <w:rPr>
          <w:rFonts w:ascii="Helvetica" w:eastAsia="宋体" w:hAnsi="Helvetica" w:cs="Helvetica"/>
          <w:color w:val="000000"/>
          <w:kern w:val="0"/>
          <w:sz w:val="18"/>
          <w:szCs w:val="18"/>
        </w:rPr>
        <w:t>非商业版对分布式支持不够，在存储数据量不高，查询量和计算复杂度不是很大的情况下，可以满足应用系统绝大部分的功能需求。</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我们现状是需要安全存储海量的数据，高吞吐，并发能力强，同时随着数据量和请求量的快速增加，能够通过加节点来扩容。另外还需要支持故障转移，自动恢复，无需额外的运维成本。综上几个主要因素，我们进行了大量的调研和测试，最终我们选用</w:t>
      </w:r>
      <w:r w:rsidRPr="00695F72">
        <w:rPr>
          <w:rFonts w:ascii="Helvetica" w:eastAsia="宋体" w:hAnsi="Helvetica" w:cs="Helvetica"/>
          <w:color w:val="000000"/>
          <w:kern w:val="0"/>
          <w:sz w:val="18"/>
          <w:szCs w:val="18"/>
        </w:rPr>
        <w:t>Hbase</w:t>
      </w:r>
      <w:r w:rsidRPr="00695F72">
        <w:rPr>
          <w:rFonts w:ascii="Helvetica" w:eastAsia="宋体" w:hAnsi="Helvetica" w:cs="Helvetica"/>
          <w:color w:val="000000"/>
          <w:kern w:val="0"/>
          <w:sz w:val="18"/>
          <w:szCs w:val="18"/>
        </w:rPr>
        <w:t>和</w:t>
      </w:r>
      <w:r w:rsidRPr="00695F72">
        <w:rPr>
          <w:rFonts w:ascii="Helvetica" w:eastAsia="宋体" w:hAnsi="Helvetica" w:cs="Helvetica"/>
          <w:color w:val="000000"/>
          <w:kern w:val="0"/>
          <w:sz w:val="18"/>
          <w:szCs w:val="18"/>
        </w:rPr>
        <w:t xml:space="preserve">Redis </w:t>
      </w:r>
      <w:r w:rsidRPr="00695F72">
        <w:rPr>
          <w:rFonts w:ascii="Helvetica" w:eastAsia="宋体" w:hAnsi="Helvetica" w:cs="Helvetica"/>
          <w:color w:val="000000"/>
          <w:kern w:val="0"/>
          <w:sz w:val="18"/>
          <w:szCs w:val="18"/>
        </w:rPr>
        <w:t>两个</w:t>
      </w:r>
      <w:r w:rsidRPr="00695F72">
        <w:rPr>
          <w:rFonts w:ascii="Helvetica" w:eastAsia="宋体" w:hAnsi="Helvetica" w:cs="Helvetica"/>
          <w:color w:val="000000"/>
          <w:kern w:val="0"/>
          <w:sz w:val="18"/>
          <w:szCs w:val="18"/>
        </w:rPr>
        <w:t>Nosql</w:t>
      </w:r>
      <w:r w:rsidRPr="00695F72">
        <w:rPr>
          <w:rFonts w:ascii="Helvetica" w:eastAsia="宋体" w:hAnsi="Helvetica" w:cs="Helvetica"/>
          <w:color w:val="000000"/>
          <w:kern w:val="0"/>
          <w:sz w:val="18"/>
          <w:szCs w:val="18"/>
        </w:rPr>
        <w:t>数据库来取代以往使用的</w:t>
      </w:r>
      <w:r w:rsidRPr="00695F72">
        <w:rPr>
          <w:rFonts w:ascii="Helvetica" w:eastAsia="宋体" w:hAnsi="Helvetica" w:cs="Helvetica"/>
          <w:color w:val="000000"/>
          <w:kern w:val="0"/>
          <w:sz w:val="18"/>
          <w:szCs w:val="18"/>
        </w:rPr>
        <w:t>Mysql,</w:t>
      </w:r>
      <w:r w:rsidRPr="00695F72">
        <w:rPr>
          <w:rFonts w:ascii="Helvetica" w:eastAsia="宋体" w:hAnsi="Helvetica" w:cs="Helvetica"/>
          <w:color w:val="000000"/>
          <w:kern w:val="0"/>
          <w:sz w:val="18"/>
          <w:szCs w:val="18"/>
        </w:rPr>
        <w:t>。我们把用户意图以及推荐产品数据以</w:t>
      </w:r>
      <w:r w:rsidRPr="00695F72">
        <w:rPr>
          <w:rFonts w:ascii="Helvetica" w:eastAsia="宋体" w:hAnsi="Helvetica" w:cs="Helvetica"/>
          <w:color w:val="000000"/>
          <w:kern w:val="0"/>
          <w:sz w:val="18"/>
          <w:szCs w:val="18"/>
        </w:rPr>
        <w:t>KV</w:t>
      </w:r>
      <w:r w:rsidRPr="00695F72">
        <w:rPr>
          <w:rFonts w:ascii="Helvetica" w:eastAsia="宋体" w:hAnsi="Helvetica" w:cs="Helvetica"/>
          <w:color w:val="000000"/>
          <w:kern w:val="0"/>
          <w:sz w:val="18"/>
          <w:szCs w:val="18"/>
        </w:rPr>
        <w:t>的形式存储在</w:t>
      </w:r>
      <w:r w:rsidRPr="00695F72">
        <w:rPr>
          <w:rFonts w:ascii="Helvetica" w:eastAsia="宋体" w:hAnsi="Helvetica" w:cs="Helvetica"/>
          <w:color w:val="000000"/>
          <w:kern w:val="0"/>
          <w:sz w:val="18"/>
          <w:szCs w:val="18"/>
        </w:rPr>
        <w:t>Hbase</w:t>
      </w:r>
      <w:r w:rsidRPr="00695F72">
        <w:rPr>
          <w:rFonts w:ascii="Helvetica" w:eastAsia="宋体" w:hAnsi="Helvetica" w:cs="Helvetica"/>
          <w:color w:val="000000"/>
          <w:kern w:val="0"/>
          <w:sz w:val="18"/>
          <w:szCs w:val="18"/>
        </w:rPr>
        <w:t>中，我对操作</w:t>
      </w:r>
      <w:r w:rsidRPr="00695F72">
        <w:rPr>
          <w:rFonts w:ascii="Helvetica" w:eastAsia="宋体" w:hAnsi="Helvetica" w:cs="Helvetica"/>
          <w:color w:val="000000"/>
          <w:kern w:val="0"/>
          <w:sz w:val="18"/>
          <w:szCs w:val="18"/>
        </w:rPr>
        <w:t>Hbase</w:t>
      </w:r>
      <w:r w:rsidRPr="00695F72">
        <w:rPr>
          <w:rFonts w:ascii="Helvetica" w:eastAsia="宋体" w:hAnsi="Helvetica" w:cs="Helvetica"/>
          <w:color w:val="000000"/>
          <w:kern w:val="0"/>
          <w:sz w:val="18"/>
          <w:szCs w:val="18"/>
        </w:rPr>
        <w:t>进行一些优化，其中包括</w:t>
      </w:r>
      <w:r w:rsidRPr="00695F72">
        <w:rPr>
          <w:rFonts w:ascii="Helvetica" w:eastAsia="宋体" w:hAnsi="Helvetica" w:cs="Helvetica"/>
          <w:color w:val="000000"/>
          <w:kern w:val="0"/>
          <w:sz w:val="18"/>
          <w:szCs w:val="18"/>
        </w:rPr>
        <w:t>rowkey</w:t>
      </w:r>
      <w:r w:rsidRPr="00695F72">
        <w:rPr>
          <w:rFonts w:ascii="Helvetica" w:eastAsia="宋体" w:hAnsi="Helvetica" w:cs="Helvetica"/>
          <w:color w:val="000000"/>
          <w:kern w:val="0"/>
          <w:sz w:val="18"/>
          <w:szCs w:val="18"/>
        </w:rPr>
        <w:t>的设计，预分配，数据压缩等，</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同时针对我们的使用场景对</w:t>
      </w:r>
      <w:r w:rsidRPr="00695F72">
        <w:rPr>
          <w:rFonts w:ascii="Helvetica" w:eastAsia="宋体" w:hAnsi="Helvetica" w:cs="Helvetica"/>
          <w:color w:val="000000"/>
          <w:kern w:val="0"/>
          <w:sz w:val="18"/>
          <w:szCs w:val="18"/>
        </w:rPr>
        <w:t>Hbase</w:t>
      </w:r>
      <w:r w:rsidRPr="00695F72">
        <w:rPr>
          <w:rFonts w:ascii="Helvetica" w:eastAsia="宋体" w:hAnsi="Helvetica" w:cs="Helvetica"/>
          <w:color w:val="000000"/>
          <w:kern w:val="0"/>
          <w:sz w:val="18"/>
          <w:szCs w:val="18"/>
        </w:rPr>
        <w:t>本身配置方面的也进行了调优。目前存储的数据量已经达到</w:t>
      </w:r>
      <w:r w:rsidRPr="00695F72">
        <w:rPr>
          <w:rFonts w:ascii="Helvetica" w:eastAsia="宋体" w:hAnsi="Helvetica" w:cs="Helvetica"/>
          <w:color w:val="000000"/>
          <w:kern w:val="0"/>
          <w:sz w:val="18"/>
          <w:szCs w:val="18"/>
        </w:rPr>
        <w:t>TB</w:t>
      </w:r>
      <w:r w:rsidRPr="00695F72">
        <w:rPr>
          <w:rFonts w:ascii="Helvetica" w:eastAsia="宋体" w:hAnsi="Helvetica" w:cs="Helvetica"/>
          <w:color w:val="000000"/>
          <w:kern w:val="0"/>
          <w:sz w:val="18"/>
          <w:szCs w:val="18"/>
        </w:rPr>
        <w:t>级别，支持每天千万次请求，同时保证</w:t>
      </w:r>
      <w:r w:rsidRPr="00695F72">
        <w:rPr>
          <w:rFonts w:ascii="Helvetica" w:eastAsia="宋体" w:hAnsi="Helvetica" w:cs="Helvetica"/>
          <w:color w:val="000000"/>
          <w:kern w:val="0"/>
          <w:sz w:val="18"/>
          <w:szCs w:val="18"/>
        </w:rPr>
        <w:t>99%</w:t>
      </w:r>
      <w:r w:rsidRPr="00695F72">
        <w:rPr>
          <w:rFonts w:ascii="Helvetica" w:eastAsia="宋体" w:hAnsi="Helvetica" w:cs="Helvetica"/>
          <w:color w:val="000000"/>
          <w:kern w:val="0"/>
          <w:sz w:val="18"/>
          <w:szCs w:val="18"/>
        </w:rPr>
        <w:t>在</w:t>
      </w:r>
      <w:r w:rsidRPr="00695F72">
        <w:rPr>
          <w:rFonts w:ascii="Helvetica" w:eastAsia="宋体" w:hAnsi="Helvetica" w:cs="Helvetica"/>
          <w:color w:val="000000"/>
          <w:kern w:val="0"/>
          <w:sz w:val="18"/>
          <w:szCs w:val="18"/>
        </w:rPr>
        <w:t>50</w:t>
      </w:r>
      <w:r w:rsidRPr="00695F72">
        <w:rPr>
          <w:rFonts w:ascii="Helvetica" w:eastAsia="宋体" w:hAnsi="Helvetica" w:cs="Helvetica"/>
          <w:color w:val="000000"/>
          <w:kern w:val="0"/>
          <w:sz w:val="18"/>
          <w:szCs w:val="18"/>
        </w:rPr>
        <w:t>毫秒内返回</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Redis</w:t>
      </w:r>
      <w:r w:rsidRPr="00695F72">
        <w:rPr>
          <w:rFonts w:ascii="Helvetica" w:eastAsia="宋体" w:hAnsi="Helvetica" w:cs="Helvetica"/>
          <w:color w:val="000000"/>
          <w:kern w:val="0"/>
          <w:sz w:val="18"/>
          <w:szCs w:val="18"/>
        </w:rPr>
        <w:t>这块和多数应用系统使用方式一样，主要用于缓存热点数据，这里就不多说了。</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drawing>
          <wp:inline distT="0" distB="0" distL="0" distR="0">
            <wp:extent cx="5240020" cy="3482975"/>
            <wp:effectExtent l="19050" t="0" r="0" b="0"/>
            <wp:docPr id="6" name="图片 6" descr="http://cdn4.infoqstatic.com/statics_s2_20170516-0317u5/resource/articles/ctrip-big-data-high-concurrency-applications-architecture/zh/resource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4.infoqstatic.com/statics_s2_20170516-0317u5/resource/articles/ctrip-big-data-high-concurrency-applications-architecture/zh/resources/03.jpg"/>
                    <pic:cNvPicPr>
                      <a:picLocks noChangeAspect="1" noChangeArrowheads="1"/>
                    </pic:cNvPicPr>
                  </pic:nvPicPr>
                  <pic:blipFill>
                    <a:blip r:embed="rId32"/>
                    <a:srcRect/>
                    <a:stretch>
                      <a:fillRect/>
                    </a:stretch>
                  </pic:blipFill>
                  <pic:spPr bwMode="auto">
                    <a:xfrm>
                      <a:off x="0" y="0"/>
                      <a:ext cx="5240020" cy="3482975"/>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2</w:t>
      </w:r>
      <w:r w:rsidRPr="00695F72">
        <w:rPr>
          <w:rFonts w:ascii="Helvetica" w:eastAsia="宋体" w:hAnsi="Helvetica" w:cs="Helvetica"/>
          <w:b/>
          <w:bCs/>
          <w:color w:val="000000"/>
          <w:kern w:val="0"/>
          <w:sz w:val="18"/>
        </w:rPr>
        <w:t>）搜索引擎</w:t>
      </w:r>
      <w:r w:rsidRPr="00695F72">
        <w:rPr>
          <w:rFonts w:ascii="Helvetica" w:eastAsia="宋体" w:hAnsi="Helvetica" w:cs="Helvetica"/>
          <w:b/>
          <w:bCs/>
          <w:color w:val="000000"/>
          <w:kern w:val="0"/>
          <w:sz w:val="18"/>
        </w:rPr>
        <w:t xml:space="preserve"> (ElasticSearch)</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lastRenderedPageBreak/>
        <w:drawing>
          <wp:inline distT="0" distB="0" distL="0" distR="0">
            <wp:extent cx="5240020" cy="3800475"/>
            <wp:effectExtent l="19050" t="0" r="0" b="0"/>
            <wp:docPr id="7" name="图片 7" descr="http://cdn4.infoqstatic.com/statics_s2_20170516-0317u5/resource/articles/ctrip-big-data-high-concurrency-applications-architecture/zh/resource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4.infoqstatic.com/statics_s2_20170516-0317u5/resource/articles/ctrip-big-data-high-concurrency-applications-architecture/zh/resources/04.jpg"/>
                    <pic:cNvPicPr>
                      <a:picLocks noChangeAspect="1" noChangeArrowheads="1"/>
                    </pic:cNvPicPr>
                  </pic:nvPicPr>
                  <pic:blipFill>
                    <a:blip r:embed="rId33"/>
                    <a:srcRect/>
                    <a:stretch>
                      <a:fillRect/>
                    </a:stretch>
                  </pic:blipFill>
                  <pic:spPr bwMode="auto">
                    <a:xfrm>
                      <a:off x="0" y="0"/>
                      <a:ext cx="5240020" cy="3800475"/>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ES</w:t>
      </w:r>
      <w:r w:rsidRPr="00695F72">
        <w:rPr>
          <w:rFonts w:ascii="Helvetica" w:eastAsia="宋体" w:hAnsi="Helvetica" w:cs="Helvetica"/>
          <w:color w:val="000000"/>
          <w:kern w:val="0"/>
          <w:sz w:val="18"/>
          <w:szCs w:val="18"/>
        </w:rPr>
        <w:t>索引各业务线产品特征数据，提供基于用户的意图特征和产品特征复杂的多维检索和排序功能，当前集群由</w:t>
      </w:r>
      <w:r w:rsidRPr="00695F72">
        <w:rPr>
          <w:rFonts w:ascii="Helvetica" w:eastAsia="宋体" w:hAnsi="Helvetica" w:cs="Helvetica"/>
          <w:color w:val="000000"/>
          <w:kern w:val="0"/>
          <w:sz w:val="18"/>
          <w:szCs w:val="18"/>
        </w:rPr>
        <w:t>4</w:t>
      </w:r>
      <w:r w:rsidRPr="00695F72">
        <w:rPr>
          <w:rFonts w:ascii="Helvetica" w:eastAsia="宋体" w:hAnsi="Helvetica" w:cs="Helvetica"/>
          <w:color w:val="000000"/>
          <w:kern w:val="0"/>
          <w:sz w:val="18"/>
          <w:szCs w:val="18"/>
        </w:rPr>
        <w:t>台大内存物理机器构成，采用全内存索引。对比某一个复杂的查询场景，</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之前用</w:t>
      </w:r>
      <w:r w:rsidRPr="00695F72">
        <w:rPr>
          <w:rFonts w:ascii="Helvetica" w:eastAsia="宋体" w:hAnsi="Helvetica" w:cs="Helvetica"/>
          <w:color w:val="000000"/>
          <w:kern w:val="0"/>
          <w:sz w:val="18"/>
          <w:szCs w:val="18"/>
        </w:rPr>
        <w:t>Mysql</w:t>
      </w:r>
      <w:r w:rsidRPr="00695F72">
        <w:rPr>
          <w:rFonts w:ascii="Helvetica" w:eastAsia="宋体" w:hAnsi="Helvetica" w:cs="Helvetica"/>
          <w:color w:val="000000"/>
          <w:kern w:val="0"/>
          <w:sz w:val="18"/>
          <w:szCs w:val="18"/>
        </w:rPr>
        <w:t>将近需要</w:t>
      </w:r>
      <w:r w:rsidRPr="00695F72">
        <w:rPr>
          <w:rFonts w:ascii="Helvetica" w:eastAsia="宋体" w:hAnsi="Helvetica" w:cs="Helvetica"/>
          <w:color w:val="000000"/>
          <w:kern w:val="0"/>
          <w:sz w:val="18"/>
          <w:szCs w:val="18"/>
        </w:rPr>
        <w:t>30</w:t>
      </w:r>
      <w:r w:rsidRPr="00695F72">
        <w:rPr>
          <w:rFonts w:ascii="Helvetica" w:eastAsia="宋体" w:hAnsi="Helvetica" w:cs="Helvetica"/>
          <w:color w:val="000000"/>
          <w:kern w:val="0"/>
          <w:sz w:val="18"/>
          <w:szCs w:val="18"/>
        </w:rPr>
        <w:t>次查询，使用</w:t>
      </w:r>
      <w:r w:rsidRPr="00695F72">
        <w:rPr>
          <w:rFonts w:ascii="Helvetica" w:eastAsia="宋体" w:hAnsi="Helvetica" w:cs="Helvetica"/>
          <w:color w:val="000000"/>
          <w:kern w:val="0"/>
          <w:sz w:val="18"/>
          <w:szCs w:val="18"/>
        </w:rPr>
        <w:t>ES</w:t>
      </w:r>
      <w:r w:rsidRPr="00695F72">
        <w:rPr>
          <w:rFonts w:ascii="Helvetica" w:eastAsia="宋体" w:hAnsi="Helvetica" w:cs="Helvetica"/>
          <w:color w:val="000000"/>
          <w:kern w:val="0"/>
          <w:sz w:val="18"/>
          <w:szCs w:val="18"/>
        </w:rPr>
        <w:t>只需要一次组合查询且在</w:t>
      </w:r>
      <w:r w:rsidRPr="00695F72">
        <w:rPr>
          <w:rFonts w:ascii="Helvetica" w:eastAsia="宋体" w:hAnsi="Helvetica" w:cs="Helvetica"/>
          <w:color w:val="000000"/>
          <w:kern w:val="0"/>
          <w:sz w:val="18"/>
          <w:szCs w:val="18"/>
        </w:rPr>
        <w:t>100</w:t>
      </w:r>
      <w:r w:rsidRPr="00695F72">
        <w:rPr>
          <w:rFonts w:ascii="Helvetica" w:eastAsia="宋体" w:hAnsi="Helvetica" w:cs="Helvetica"/>
          <w:color w:val="000000"/>
          <w:kern w:val="0"/>
          <w:sz w:val="18"/>
          <w:szCs w:val="18"/>
        </w:rPr>
        <w:t>毫秒内返回</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。目前每天千万次搜索，</w:t>
      </w:r>
      <w:r w:rsidRPr="00695F72">
        <w:rPr>
          <w:rFonts w:ascii="Helvetica" w:eastAsia="宋体" w:hAnsi="Helvetica" w:cs="Helvetica"/>
          <w:color w:val="000000"/>
          <w:kern w:val="0"/>
          <w:sz w:val="18"/>
          <w:szCs w:val="18"/>
        </w:rPr>
        <w:t>99%</w:t>
      </w:r>
      <w:r w:rsidRPr="00695F72">
        <w:rPr>
          <w:rFonts w:ascii="Helvetica" w:eastAsia="宋体" w:hAnsi="Helvetica" w:cs="Helvetica"/>
          <w:color w:val="000000"/>
          <w:kern w:val="0"/>
          <w:sz w:val="18"/>
          <w:szCs w:val="18"/>
        </w:rPr>
        <w:t>以上在</w:t>
      </w:r>
      <w:r w:rsidRPr="00695F72">
        <w:rPr>
          <w:rFonts w:ascii="Helvetica" w:eastAsia="宋体" w:hAnsi="Helvetica" w:cs="Helvetica"/>
          <w:color w:val="000000"/>
          <w:kern w:val="0"/>
          <w:sz w:val="18"/>
          <w:szCs w:val="18"/>
        </w:rPr>
        <w:t>300</w:t>
      </w:r>
      <w:r w:rsidRPr="00695F72">
        <w:rPr>
          <w:rFonts w:ascii="Helvetica" w:eastAsia="宋体" w:hAnsi="Helvetica" w:cs="Helvetica"/>
          <w:color w:val="000000"/>
          <w:kern w:val="0"/>
          <w:sz w:val="18"/>
          <w:szCs w:val="18"/>
        </w:rPr>
        <w:t>毫秒以内返回。</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drawing>
          <wp:inline distT="0" distB="0" distL="0" distR="0">
            <wp:extent cx="5240020" cy="3482975"/>
            <wp:effectExtent l="19050" t="0" r="0" b="0"/>
            <wp:docPr id="8" name="图片 8" descr="http://cdn4.infoqstatic.com/statics_s2_20170516-0317u5/resource/articles/ctrip-big-data-high-concurrency-applications-architecture/zh/resourc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4.infoqstatic.com/statics_s2_20170516-0317u5/resource/articles/ctrip-big-data-high-concurrency-applications-architecture/zh/resources/05.jpg"/>
                    <pic:cNvPicPr>
                      <a:picLocks noChangeAspect="1" noChangeArrowheads="1"/>
                    </pic:cNvPicPr>
                  </pic:nvPicPr>
                  <pic:blipFill>
                    <a:blip r:embed="rId34"/>
                    <a:srcRect/>
                    <a:stretch>
                      <a:fillRect/>
                    </a:stretch>
                  </pic:blipFill>
                  <pic:spPr bwMode="auto">
                    <a:xfrm>
                      <a:off x="0" y="0"/>
                      <a:ext cx="5240020" cy="3482975"/>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spacing w:after="125" w:line="451" w:lineRule="atLeast"/>
        <w:jc w:val="left"/>
        <w:outlineLvl w:val="2"/>
        <w:rPr>
          <w:rFonts w:ascii="Helvetica" w:eastAsia="宋体" w:hAnsi="Helvetica" w:cs="Helvetica"/>
          <w:color w:val="222222"/>
          <w:kern w:val="0"/>
          <w:sz w:val="23"/>
          <w:szCs w:val="23"/>
        </w:rPr>
      </w:pPr>
      <w:r w:rsidRPr="00695F72">
        <w:rPr>
          <w:rFonts w:ascii="Helvetica" w:eastAsia="宋体" w:hAnsi="Helvetica" w:cs="Helvetica"/>
          <w:color w:val="222222"/>
          <w:kern w:val="0"/>
          <w:sz w:val="23"/>
          <w:szCs w:val="23"/>
        </w:rPr>
        <w:lastRenderedPageBreak/>
        <w:t>2</w:t>
      </w:r>
      <w:r w:rsidRPr="00695F72">
        <w:rPr>
          <w:rFonts w:ascii="Helvetica" w:eastAsia="宋体" w:hAnsi="Helvetica" w:cs="Helvetica"/>
          <w:color w:val="222222"/>
          <w:kern w:val="0"/>
          <w:sz w:val="23"/>
          <w:szCs w:val="23"/>
        </w:rPr>
        <w:t>计算的涅磐</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1</w:t>
      </w:r>
      <w:r w:rsidRPr="00695F72">
        <w:rPr>
          <w:rFonts w:ascii="Helvetica" w:eastAsia="宋体" w:hAnsi="Helvetica" w:cs="Helvetica"/>
          <w:b/>
          <w:bCs/>
          <w:color w:val="000000"/>
          <w:kern w:val="0"/>
          <w:sz w:val="18"/>
        </w:rPr>
        <w:t>）数据源</w:t>
      </w:r>
      <w:r w:rsidRPr="00695F72">
        <w:rPr>
          <w:rFonts w:ascii="Helvetica" w:eastAsia="宋体" w:hAnsi="Helvetica" w:cs="Helvetica"/>
          <w:color w:val="000000"/>
          <w:kern w:val="0"/>
          <w:sz w:val="18"/>
          <w:szCs w:val="18"/>
        </w:rPr>
        <w:t>，我们的数据源分结构化和半结构化数据以及非结构化数据。</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结构化数据主要是指携程各产线的产品维表和订单数据，有酒店，景酒，团队游，门票，景点等；还有一些基础数据，比如城市表，车站等，这类数据基本上都是</w:t>
      </w:r>
      <w:r w:rsidRPr="00695F72">
        <w:rPr>
          <w:rFonts w:ascii="Helvetica" w:eastAsia="宋体" w:hAnsi="Helvetica" w:cs="Helvetica"/>
          <w:color w:val="000000"/>
          <w:kern w:val="0"/>
          <w:sz w:val="18"/>
          <w:szCs w:val="18"/>
        </w:rPr>
        <w:t>T+1</w:t>
      </w:r>
      <w:r w:rsidRPr="00695F72">
        <w:rPr>
          <w:rFonts w:ascii="Helvetica" w:eastAsia="宋体" w:hAnsi="Helvetica" w:cs="Helvetica"/>
          <w:color w:val="000000"/>
          <w:kern w:val="0"/>
          <w:sz w:val="18"/>
          <w:szCs w:val="18"/>
        </w:rPr>
        <w:t>。每天会有流程去各</w:t>
      </w:r>
      <w:r w:rsidRPr="00695F72">
        <w:rPr>
          <w:rFonts w:ascii="Helvetica" w:eastAsia="宋体" w:hAnsi="Helvetica" w:cs="Helvetica"/>
          <w:color w:val="000000"/>
          <w:kern w:val="0"/>
          <w:sz w:val="18"/>
          <w:szCs w:val="18"/>
        </w:rPr>
        <w:t>BU</w:t>
      </w:r>
      <w:r w:rsidRPr="00695F72">
        <w:rPr>
          <w:rFonts w:ascii="Helvetica" w:eastAsia="宋体" w:hAnsi="Helvetica" w:cs="Helvetica"/>
          <w:color w:val="000000"/>
          <w:kern w:val="0"/>
          <w:sz w:val="18"/>
          <w:szCs w:val="18"/>
        </w:rPr>
        <w:t>的生产表拉取数据。</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半结构化数据是指，携程用户的访问行为数据，例如浏览，搜索，预订，反馈等，这边顺便提一下，这些数据这些是由前端采集框架实时采集，然后下发到后端的收集服务，由收集服务在写入到</w:t>
      </w:r>
      <w:r w:rsidRPr="00695F72">
        <w:rPr>
          <w:rFonts w:ascii="Helvetica" w:eastAsia="宋体" w:hAnsi="Helvetica" w:cs="Helvetica"/>
          <w:color w:val="000000"/>
          <w:kern w:val="0"/>
          <w:sz w:val="18"/>
          <w:szCs w:val="18"/>
        </w:rPr>
        <w:t>Hermes</w:t>
      </w:r>
      <w:r w:rsidRPr="00695F72">
        <w:rPr>
          <w:rFonts w:ascii="Helvetica" w:eastAsia="宋体" w:hAnsi="Helvetica" w:cs="Helvetica"/>
          <w:color w:val="000000"/>
          <w:kern w:val="0"/>
          <w:sz w:val="18"/>
          <w:szCs w:val="18"/>
        </w:rPr>
        <w:t>消息队列，一路会落地到</w:t>
      </w:r>
      <w:r w:rsidRPr="00695F72">
        <w:rPr>
          <w:rFonts w:ascii="Helvetica" w:eastAsia="宋体" w:hAnsi="Helvetica" w:cs="Helvetica"/>
          <w:color w:val="000000"/>
          <w:kern w:val="0"/>
          <w:sz w:val="18"/>
          <w:szCs w:val="18"/>
        </w:rPr>
        <w:t>Hadoop</w:t>
      </w:r>
      <w:r w:rsidRPr="00695F72">
        <w:rPr>
          <w:rFonts w:ascii="Helvetica" w:eastAsia="宋体" w:hAnsi="Helvetica" w:cs="Helvetica"/>
          <w:color w:val="000000"/>
          <w:kern w:val="0"/>
          <w:sz w:val="18"/>
          <w:szCs w:val="18"/>
        </w:rPr>
        <w:t>上面做长期存储，另一路近线层可以通过订阅</w:t>
      </w:r>
      <w:r w:rsidRPr="00695F72">
        <w:rPr>
          <w:rFonts w:ascii="Helvetica" w:eastAsia="宋体" w:hAnsi="Helvetica" w:cs="Helvetica"/>
          <w:color w:val="000000"/>
          <w:kern w:val="0"/>
          <w:sz w:val="18"/>
          <w:szCs w:val="18"/>
        </w:rPr>
        <w:t>Hermes</w:t>
      </w:r>
      <w:r w:rsidRPr="00695F72">
        <w:rPr>
          <w:rFonts w:ascii="Helvetica" w:eastAsia="宋体" w:hAnsi="Helvetica" w:cs="Helvetica"/>
          <w:color w:val="000000"/>
          <w:kern w:val="0"/>
          <w:sz w:val="18"/>
          <w:szCs w:val="18"/>
        </w:rPr>
        <w:t>此类数据</w:t>
      </w:r>
      <w:r w:rsidRPr="00695F72">
        <w:rPr>
          <w:rFonts w:ascii="Helvetica" w:eastAsia="宋体" w:hAnsi="Helvetica" w:cs="Helvetica"/>
          <w:color w:val="000000"/>
          <w:kern w:val="0"/>
          <w:sz w:val="18"/>
          <w:szCs w:val="18"/>
        </w:rPr>
        <w:t xml:space="preserve">Topic </w:t>
      </w:r>
      <w:r w:rsidRPr="00695F72">
        <w:rPr>
          <w:rFonts w:ascii="Helvetica" w:eastAsia="宋体" w:hAnsi="Helvetica" w:cs="Helvetica"/>
          <w:color w:val="000000"/>
          <w:kern w:val="0"/>
          <w:sz w:val="18"/>
          <w:szCs w:val="18"/>
        </w:rPr>
        <w:t>进行近实时的计算工作。</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我们还用到外部合作渠道的数据，还有一些评论数据，评论属于非结构化的，也是</w:t>
      </w:r>
      <w:r w:rsidRPr="00695F72">
        <w:rPr>
          <w:rFonts w:ascii="Helvetica" w:eastAsia="宋体" w:hAnsi="Helvetica" w:cs="Helvetica"/>
          <w:color w:val="000000"/>
          <w:kern w:val="0"/>
          <w:sz w:val="18"/>
          <w:szCs w:val="18"/>
        </w:rPr>
        <w:t>T+1</w:t>
      </w:r>
      <w:r w:rsidRPr="00695F72">
        <w:rPr>
          <w:rFonts w:ascii="Helvetica" w:eastAsia="宋体" w:hAnsi="Helvetica" w:cs="Helvetica"/>
          <w:color w:val="000000"/>
          <w:kern w:val="0"/>
          <w:sz w:val="18"/>
          <w:szCs w:val="18"/>
        </w:rPr>
        <w:t>更新。</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2</w:t>
      </w:r>
      <w:r w:rsidRPr="00695F72">
        <w:rPr>
          <w:rFonts w:ascii="Helvetica" w:eastAsia="宋体" w:hAnsi="Helvetica" w:cs="Helvetica"/>
          <w:b/>
          <w:bCs/>
          <w:color w:val="000000"/>
          <w:kern w:val="0"/>
          <w:sz w:val="18"/>
        </w:rPr>
        <w:t>）离线计算</w:t>
      </w:r>
      <w:r w:rsidRPr="00695F72">
        <w:rPr>
          <w:rFonts w:ascii="Helvetica" w:eastAsia="宋体" w:hAnsi="Helvetica" w:cs="Helvetica"/>
          <w:color w:val="000000"/>
          <w:kern w:val="0"/>
          <w:sz w:val="18"/>
          <w:szCs w:val="18"/>
        </w:rPr>
        <w:t>，主要分三个处理阶段</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drawing>
          <wp:inline distT="0" distB="0" distL="0" distR="0">
            <wp:extent cx="5240020" cy="3204210"/>
            <wp:effectExtent l="19050" t="0" r="0" b="0"/>
            <wp:docPr id="9" name="图片 9" descr="http://cdn4.infoqstatic.com/statics_s2_20170516-0317u5/resource/articles/ctrip-big-data-high-concurrency-applications-architecture/zh/resource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4.infoqstatic.com/statics_s2_20170516-0317u5/resource/articles/ctrip-big-data-high-concurrency-applications-architecture/zh/resources/06.jpg"/>
                    <pic:cNvPicPr>
                      <a:picLocks noChangeAspect="1" noChangeArrowheads="1"/>
                    </pic:cNvPicPr>
                  </pic:nvPicPr>
                  <pic:blipFill>
                    <a:blip r:embed="rId35"/>
                    <a:srcRect/>
                    <a:stretch>
                      <a:fillRect/>
                    </a:stretch>
                  </pic:blipFill>
                  <pic:spPr bwMode="auto">
                    <a:xfrm>
                      <a:off x="0" y="0"/>
                      <a:ext cx="5240020" cy="3204210"/>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预处理阶段</w:t>
      </w:r>
      <w:r w:rsidRPr="00695F72">
        <w:rPr>
          <w:rFonts w:ascii="Helvetica" w:eastAsia="宋体" w:hAnsi="Helvetica" w:cs="Helvetica"/>
          <w:color w:val="000000"/>
          <w:kern w:val="0"/>
          <w:sz w:val="18"/>
          <w:szCs w:val="18"/>
        </w:rPr>
        <w:t>，这块主要为后续数据挖掘做一些数据的准备工作，数据去重，过滤，对缺失信息的补足。举例来说采集下来的用户行为数据，所含有的产品信息很少，我们会使用产品表的数据进行一些补足，确保给后续的数据挖掘使用时候尽量完整的。</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数据挖掘阶段</w:t>
      </w:r>
      <w:r w:rsidRPr="00695F72">
        <w:rPr>
          <w:rFonts w:ascii="Helvetica" w:eastAsia="宋体" w:hAnsi="Helvetica" w:cs="Helvetica"/>
          <w:color w:val="000000"/>
          <w:kern w:val="0"/>
          <w:sz w:val="18"/>
          <w:szCs w:val="18"/>
        </w:rPr>
        <w:t>，主要运用一些常用的数据挖掘算法进行模型训练和推荐数据的输出</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分类，聚类，回归</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CF</w:t>
      </w:r>
      <w:r w:rsidRPr="00695F72">
        <w:rPr>
          <w:rFonts w:ascii="Helvetica" w:eastAsia="宋体" w:hAnsi="Helvetica" w:cs="Helvetica"/>
          <w:color w:val="000000"/>
          <w:kern w:val="0"/>
          <w:sz w:val="18"/>
          <w:szCs w:val="18"/>
        </w:rPr>
        <w:t>等</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结果导入阶段</w:t>
      </w:r>
      <w:r w:rsidRPr="00695F72">
        <w:rPr>
          <w:rFonts w:ascii="Helvetica" w:eastAsia="宋体" w:hAnsi="Helvetica" w:cs="Helvetica"/>
          <w:color w:val="000000"/>
          <w:kern w:val="0"/>
          <w:sz w:val="18"/>
          <w:szCs w:val="18"/>
        </w:rPr>
        <w:t>，我们通过可配置的数据导入工具将推荐数据，进行一系列转换后，导入到</w:t>
      </w:r>
      <w:r w:rsidRPr="00695F72">
        <w:rPr>
          <w:rFonts w:ascii="Helvetica" w:eastAsia="宋体" w:hAnsi="Helvetica" w:cs="Helvetica"/>
          <w:color w:val="000000"/>
          <w:kern w:val="0"/>
          <w:sz w:val="18"/>
          <w:szCs w:val="18"/>
        </w:rPr>
        <w:t>HBASE</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Redis</w:t>
      </w:r>
      <w:r w:rsidRPr="00695F72">
        <w:rPr>
          <w:rFonts w:ascii="Helvetica" w:eastAsia="宋体" w:hAnsi="Helvetica" w:cs="Helvetica"/>
          <w:color w:val="000000"/>
          <w:kern w:val="0"/>
          <w:sz w:val="18"/>
          <w:szCs w:val="18"/>
        </w:rPr>
        <w:t>以及建立</w:t>
      </w:r>
      <w:r w:rsidRPr="00695F72">
        <w:rPr>
          <w:rFonts w:ascii="Helvetica" w:eastAsia="宋体" w:hAnsi="Helvetica" w:cs="Helvetica"/>
          <w:color w:val="000000"/>
          <w:kern w:val="0"/>
          <w:sz w:val="18"/>
          <w:szCs w:val="18"/>
        </w:rPr>
        <w:t>ES</w:t>
      </w:r>
      <w:r w:rsidRPr="00695F72">
        <w:rPr>
          <w:rFonts w:ascii="Helvetica" w:eastAsia="宋体" w:hAnsi="Helvetica" w:cs="Helvetica"/>
          <w:color w:val="000000"/>
          <w:kern w:val="0"/>
          <w:sz w:val="18"/>
          <w:szCs w:val="18"/>
        </w:rPr>
        <w:t>索引，</w:t>
      </w:r>
      <w:r w:rsidRPr="00695F72">
        <w:rPr>
          <w:rFonts w:ascii="Helvetica" w:eastAsia="宋体" w:hAnsi="Helvetica" w:cs="Helvetica"/>
          <w:color w:val="000000"/>
          <w:kern w:val="0"/>
          <w:sz w:val="18"/>
          <w:szCs w:val="18"/>
        </w:rPr>
        <w:t xml:space="preserve"> Redis</w:t>
      </w:r>
      <w:r w:rsidRPr="00695F72">
        <w:rPr>
          <w:rFonts w:ascii="Helvetica" w:eastAsia="宋体" w:hAnsi="Helvetica" w:cs="Helvetica"/>
          <w:color w:val="000000"/>
          <w:kern w:val="0"/>
          <w:sz w:val="18"/>
          <w:szCs w:val="18"/>
        </w:rPr>
        <w:t>存储的是经统计计算出的热点数据</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 </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3</w:t>
      </w:r>
      <w:r w:rsidRPr="00695F72">
        <w:rPr>
          <w:rFonts w:ascii="Helvetica" w:eastAsia="宋体" w:hAnsi="Helvetica" w:cs="Helvetica"/>
          <w:b/>
          <w:bCs/>
          <w:color w:val="000000"/>
          <w:kern w:val="0"/>
          <w:sz w:val="18"/>
        </w:rPr>
        <w:t>）近线计算（用户意图</w:t>
      </w:r>
      <w:r w:rsidRPr="00695F72">
        <w:rPr>
          <w:rFonts w:ascii="Helvetica" w:eastAsia="宋体" w:hAnsi="Helvetica" w:cs="Helvetica"/>
          <w:b/>
          <w:bCs/>
          <w:color w:val="000000"/>
          <w:kern w:val="0"/>
          <w:sz w:val="18"/>
        </w:rPr>
        <w:t xml:space="preserve">, </w:t>
      </w:r>
      <w:r w:rsidRPr="00695F72">
        <w:rPr>
          <w:rFonts w:ascii="Helvetica" w:eastAsia="宋体" w:hAnsi="Helvetica" w:cs="Helvetica"/>
          <w:b/>
          <w:bCs/>
          <w:color w:val="000000"/>
          <w:kern w:val="0"/>
          <w:sz w:val="18"/>
        </w:rPr>
        <w:t>产品缓存）</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当用户没有明确的目的性情况下，很难找到满足兴趣的产品，我们不仅需要了解用户的历史兴趣，用户实时行为特征的抽取和理解更加重要，以便快速的推荐出符合用户当前兴趣的产品，这就是用户意图服务需要实现的功能。</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一般来说用户特征分成两大类：一种是稳定的特征（用户画像），如用户性别，常住地，主题偏好等特征；另一类是根据用户行为计算获取的特征，如用户对酒店星级的偏好，目的地偏好，跟团游</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自由行偏好等。基于前面所述的计算的特点，我们使用近在线计算来获取第二类用户特征，整体框图如下。从图中可以看</w:t>
      </w:r>
      <w:r w:rsidRPr="00695F72">
        <w:rPr>
          <w:rFonts w:ascii="Helvetica" w:eastAsia="宋体" w:hAnsi="Helvetica" w:cs="Helvetica"/>
          <w:color w:val="000000"/>
          <w:kern w:val="0"/>
          <w:sz w:val="18"/>
          <w:szCs w:val="18"/>
        </w:rPr>
        <w:lastRenderedPageBreak/>
        <w:t>出它的输入数据源包括两大类：第一类是实时的用户行为，第二类是用户画像，历史交易以及情景等离线模块提供的数据。结合这两类数据，经一些列复杂的近线学习算法和规则引擎，计算得出用户当前实时意图列表存储到</w:t>
      </w:r>
      <w:r w:rsidRPr="00695F72">
        <w:rPr>
          <w:rFonts w:ascii="Helvetica" w:eastAsia="宋体" w:hAnsi="Helvetica" w:cs="Helvetica"/>
          <w:color w:val="000000"/>
          <w:kern w:val="0"/>
          <w:sz w:val="18"/>
          <w:szCs w:val="18"/>
        </w:rPr>
        <w:t>Hbase</w:t>
      </w:r>
      <w:r w:rsidRPr="00695F72">
        <w:rPr>
          <w:rFonts w:ascii="Helvetica" w:eastAsia="宋体" w:hAnsi="Helvetica" w:cs="Helvetica"/>
          <w:color w:val="000000"/>
          <w:kern w:val="0"/>
          <w:sz w:val="18"/>
          <w:szCs w:val="18"/>
        </w:rPr>
        <w:t>和</w:t>
      </w:r>
      <w:r w:rsidRPr="00695F72">
        <w:rPr>
          <w:rFonts w:ascii="Helvetica" w:eastAsia="宋体" w:hAnsi="Helvetica" w:cs="Helvetica"/>
          <w:color w:val="000000"/>
          <w:kern w:val="0"/>
          <w:sz w:val="18"/>
          <w:szCs w:val="18"/>
        </w:rPr>
        <w:t>Redis</w:t>
      </w:r>
      <w:r w:rsidRPr="00695F72">
        <w:rPr>
          <w:rFonts w:ascii="Helvetica" w:eastAsia="宋体" w:hAnsi="Helvetica" w:cs="Helvetica"/>
          <w:color w:val="000000"/>
          <w:kern w:val="0"/>
          <w:sz w:val="18"/>
          <w:szCs w:val="18"/>
        </w:rPr>
        <w:t>中。</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drawing>
          <wp:inline distT="0" distB="0" distL="0" distR="0">
            <wp:extent cx="5240020" cy="3832225"/>
            <wp:effectExtent l="19050" t="0" r="0" b="0"/>
            <wp:docPr id="10" name="图片 10" descr="http://cdn4.infoqstatic.com/statics_s2_20170516-0317u5/resource/articles/ctrip-big-data-high-concurrency-applications-architecture/zh/resources/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4.infoqstatic.com/statics_s2_20170516-0317u5/resource/articles/ctrip-big-data-high-concurrency-applications-architecture/zh/resources/07.jpg"/>
                    <pic:cNvPicPr>
                      <a:picLocks noChangeAspect="1" noChangeArrowheads="1"/>
                    </pic:cNvPicPr>
                  </pic:nvPicPr>
                  <pic:blipFill>
                    <a:blip r:embed="rId36"/>
                    <a:srcRect/>
                    <a:stretch>
                      <a:fillRect/>
                    </a:stretch>
                  </pic:blipFill>
                  <pic:spPr bwMode="auto">
                    <a:xfrm>
                      <a:off x="0" y="0"/>
                      <a:ext cx="5240020" cy="3832225"/>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携程用户意图框架</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近线另一个工作是产品数据缓存，携程的业务线很多，而我们的推荐系统会推各个业务线的产品，因此我们需要调用所有业务线的产品服务接口，但随着我们上线的场景的增加，这样无形的增加了对业务方接口的调用压力。而且业务线产品接口服务主要应用于业务的主流程或关键型应用，比较重，且</w:t>
      </w:r>
      <w:r w:rsidRPr="00695F72">
        <w:rPr>
          <w:rFonts w:ascii="Helvetica" w:eastAsia="宋体" w:hAnsi="Helvetica" w:cs="Helvetica"/>
          <w:color w:val="000000"/>
          <w:kern w:val="0"/>
          <w:sz w:val="18"/>
          <w:szCs w:val="18"/>
        </w:rPr>
        <w:t>SLA</w:t>
      </w:r>
      <w:r w:rsidRPr="00695F72">
        <w:rPr>
          <w:rFonts w:ascii="Helvetica" w:eastAsia="宋体" w:hAnsi="Helvetica" w:cs="Helvetica"/>
          <w:color w:val="000000"/>
          <w:kern w:val="0"/>
          <w:sz w:val="18"/>
          <w:szCs w:val="18"/>
        </w:rPr>
        <w:t>服务等级层次不齐，可能会影响到整个推荐系统的响应时间。</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为了解决这两个问题，我们设计了近在线计算来进行业务的产品信息异步缓存策略，具体的流程如下。</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我们会将待推荐的产品</w:t>
      </w:r>
      <w:r w:rsidRPr="00695F72">
        <w:rPr>
          <w:rFonts w:ascii="Helvetica" w:eastAsia="宋体" w:hAnsi="Helvetica" w:cs="Helvetica"/>
          <w:color w:val="000000"/>
          <w:kern w:val="0"/>
          <w:sz w:val="18"/>
          <w:szCs w:val="18"/>
        </w:rPr>
        <w:t>Id</w:t>
      </w:r>
      <w:r w:rsidRPr="00695F72">
        <w:rPr>
          <w:rFonts w:ascii="Helvetica" w:eastAsia="宋体" w:hAnsi="Helvetica" w:cs="Helvetica"/>
          <w:color w:val="000000"/>
          <w:kern w:val="0"/>
          <w:sz w:val="18"/>
          <w:szCs w:val="18"/>
        </w:rPr>
        <w:t>全部通过</w:t>
      </w:r>
      <w:r w:rsidRPr="00695F72">
        <w:rPr>
          <w:rFonts w:ascii="Helvetica" w:eastAsia="宋体" w:hAnsi="Helvetica" w:cs="Helvetica"/>
          <w:color w:val="000000"/>
          <w:kern w:val="0"/>
          <w:sz w:val="18"/>
          <w:szCs w:val="18"/>
        </w:rPr>
        <w:t>Kafka</w:t>
      </w:r>
      <w:r w:rsidRPr="00695F72">
        <w:rPr>
          <w:rFonts w:ascii="Helvetica" w:eastAsia="宋体" w:hAnsi="Helvetica" w:cs="Helvetica"/>
          <w:color w:val="000000"/>
          <w:kern w:val="0"/>
          <w:sz w:val="18"/>
          <w:szCs w:val="18"/>
        </w:rPr>
        <w:t>异步下发，在</w:t>
      </w:r>
      <w:r w:rsidRPr="00695F72">
        <w:rPr>
          <w:rFonts w:ascii="Helvetica" w:eastAsia="宋体" w:hAnsi="Helvetica" w:cs="Helvetica"/>
          <w:color w:val="000000"/>
          <w:kern w:val="0"/>
          <w:sz w:val="18"/>
          <w:szCs w:val="18"/>
        </w:rPr>
        <w:t>Storm</w:t>
      </w:r>
      <w:r w:rsidRPr="00695F72">
        <w:rPr>
          <w:rFonts w:ascii="Helvetica" w:eastAsia="宋体" w:hAnsi="Helvetica" w:cs="Helvetica"/>
          <w:color w:val="000000"/>
          <w:kern w:val="0"/>
          <w:sz w:val="18"/>
          <w:szCs w:val="18"/>
        </w:rPr>
        <w:t>中我们会对各业务方的产品首先进行聚合，达到批处理个数或者时间</w:t>
      </w:r>
      <w:r w:rsidRPr="00695F72">
        <w:rPr>
          <w:rFonts w:ascii="Helvetica" w:eastAsia="宋体" w:hAnsi="Helvetica" w:cs="Helvetica"/>
          <w:color w:val="000000"/>
          <w:kern w:val="0"/>
          <w:sz w:val="18"/>
          <w:szCs w:val="18"/>
        </w:rPr>
        <w:t>gap</w:t>
      </w:r>
      <w:r w:rsidRPr="00695F72">
        <w:rPr>
          <w:rFonts w:ascii="Helvetica" w:eastAsia="宋体" w:hAnsi="Helvetica" w:cs="Helvetica"/>
          <w:color w:val="000000"/>
          <w:kern w:val="0"/>
          <w:sz w:val="18"/>
          <w:szCs w:val="18"/>
        </w:rPr>
        <w:t>时，再调用各业务方的接口，这样减少对业务方接口的压力。通过调用业务方接口更新的产品状态临时缓存起来（根据各业务产品信息更新周期分别设置缓存失效时间），在线计算的时候直接先读取临时缓存数据，缓存不存在的情况下，再击穿到业务的接口服务。</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lastRenderedPageBreak/>
        <w:drawing>
          <wp:inline distT="0" distB="0" distL="0" distR="0">
            <wp:extent cx="5240020" cy="3108960"/>
            <wp:effectExtent l="19050" t="0" r="0" b="0"/>
            <wp:docPr id="11" name="图片 11" descr="http://cdn4.infoqstatic.com/statics_s2_20170516-0317u5/resource/articles/ctrip-big-data-high-concurrency-applications-architecture/zh/resource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4.infoqstatic.com/statics_s2_20170516-0317u5/resource/articles/ctrip-big-data-high-concurrency-applications-architecture/zh/resources/08.jpg"/>
                    <pic:cNvPicPr>
                      <a:picLocks noChangeAspect="1" noChangeArrowheads="1"/>
                    </pic:cNvPicPr>
                  </pic:nvPicPr>
                  <pic:blipFill>
                    <a:blip r:embed="rId37"/>
                    <a:srcRect/>
                    <a:stretch>
                      <a:fillRect/>
                    </a:stretch>
                  </pic:blipFill>
                  <pic:spPr bwMode="auto">
                    <a:xfrm>
                      <a:off x="0" y="0"/>
                      <a:ext cx="5240020" cy="3108960"/>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4</w:t>
      </w:r>
      <w:r w:rsidRPr="00695F72">
        <w:rPr>
          <w:rFonts w:ascii="Helvetica" w:eastAsia="宋体" w:hAnsi="Helvetica" w:cs="Helvetica"/>
          <w:b/>
          <w:bCs/>
          <w:color w:val="000000"/>
          <w:kern w:val="0"/>
          <w:sz w:val="18"/>
        </w:rPr>
        <w:t>）在线计算（</w:t>
      </w:r>
      <w:r w:rsidRPr="00695F72">
        <w:rPr>
          <w:rFonts w:ascii="Helvetica" w:eastAsia="宋体" w:hAnsi="Helvetica" w:cs="Helvetica"/>
          <w:b/>
          <w:bCs/>
          <w:color w:val="000000"/>
          <w:kern w:val="0"/>
          <w:sz w:val="18"/>
        </w:rPr>
        <w:t>2</w:t>
      </w:r>
      <w:r w:rsidRPr="00695F72">
        <w:rPr>
          <w:rFonts w:ascii="Helvetica" w:eastAsia="宋体" w:hAnsi="Helvetica" w:cs="Helvetica"/>
          <w:b/>
          <w:bCs/>
          <w:color w:val="000000"/>
          <w:kern w:val="0"/>
          <w:sz w:val="18"/>
        </w:rPr>
        <w:t>个关键业务层架构模块介绍）</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1</w:t>
      </w:r>
      <w:r w:rsidRPr="00695F72">
        <w:rPr>
          <w:rFonts w:ascii="Helvetica" w:eastAsia="宋体" w:hAnsi="Helvetica" w:cs="Helvetica"/>
          <w:b/>
          <w:bCs/>
          <w:color w:val="000000"/>
          <w:kern w:val="0"/>
          <w:sz w:val="18"/>
        </w:rPr>
        <w:t>，业务层架构</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数据治理和访问模块</w:t>
      </w:r>
      <w:r w:rsidRPr="00695F72">
        <w:rPr>
          <w:rFonts w:ascii="Helvetica" w:eastAsia="宋体" w:hAnsi="Helvetica" w:cs="Helvetica"/>
          <w:color w:val="000000"/>
          <w:kern w:val="0"/>
          <w:sz w:val="18"/>
          <w:szCs w:val="18"/>
        </w:rPr>
        <w:t>，支持的存储介质，目前支持的存储介质有</w:t>
      </w:r>
      <w:r w:rsidRPr="00695F72">
        <w:rPr>
          <w:rFonts w:ascii="Helvetica" w:eastAsia="宋体" w:hAnsi="Helvetica" w:cs="Helvetica"/>
          <w:color w:val="000000"/>
          <w:kern w:val="0"/>
          <w:sz w:val="18"/>
          <w:szCs w:val="18"/>
        </w:rPr>
        <w:t>Localcache</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Redis</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Hbase</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 xml:space="preserve">Mysql </w:t>
      </w:r>
      <w:r w:rsidRPr="00695F72">
        <w:rPr>
          <w:rFonts w:ascii="Helvetica" w:eastAsia="宋体" w:hAnsi="Helvetica" w:cs="Helvetica"/>
          <w:color w:val="000000"/>
          <w:kern w:val="0"/>
          <w:sz w:val="18"/>
          <w:szCs w:val="18"/>
        </w:rPr>
        <w:t>可以支持横向扩展</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。统一配置，对同一份数据，采用统一配置，可以随意存储在任意介质，根据</w:t>
      </w:r>
      <w:r w:rsidRPr="00695F72">
        <w:rPr>
          <w:rFonts w:ascii="Helvetica" w:eastAsia="宋体" w:hAnsi="Helvetica" w:cs="Helvetica"/>
          <w:color w:val="000000"/>
          <w:kern w:val="0"/>
          <w:sz w:val="18"/>
          <w:szCs w:val="18"/>
        </w:rPr>
        <w:t>id</w:t>
      </w:r>
      <w:r w:rsidRPr="00695F72">
        <w:rPr>
          <w:rFonts w:ascii="Helvetica" w:eastAsia="宋体" w:hAnsi="Helvetica" w:cs="Helvetica"/>
          <w:color w:val="000000"/>
          <w:kern w:val="0"/>
          <w:sz w:val="18"/>
          <w:szCs w:val="18"/>
        </w:rPr>
        <w:t>查询返回统一格式的数据，对查询接口完全透明。</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穿透策略和容灾策略，</w:t>
      </w:r>
      <w:r w:rsidRPr="00695F72">
        <w:rPr>
          <w:rFonts w:ascii="Helvetica" w:eastAsia="宋体" w:hAnsi="Helvetica" w:cs="Helvetica"/>
          <w:color w:val="000000"/>
          <w:kern w:val="0"/>
          <w:sz w:val="18"/>
          <w:szCs w:val="18"/>
        </w:rPr>
        <w:t>Redis</w:t>
      </w:r>
      <w:r w:rsidRPr="00695F72">
        <w:rPr>
          <w:rFonts w:ascii="Helvetica" w:eastAsia="宋体" w:hAnsi="Helvetica" w:cs="Helvetica"/>
          <w:color w:val="000000"/>
          <w:kern w:val="0"/>
          <w:sz w:val="18"/>
          <w:szCs w:val="18"/>
        </w:rPr>
        <w:t>只存储了热数据，当需要查询冷数据则可以自动到下一级存储如</w:t>
      </w:r>
      <w:r w:rsidRPr="00695F72">
        <w:rPr>
          <w:rFonts w:ascii="Helvetica" w:eastAsia="宋体" w:hAnsi="Helvetica" w:cs="Helvetica"/>
          <w:color w:val="000000"/>
          <w:kern w:val="0"/>
          <w:sz w:val="18"/>
          <w:szCs w:val="18"/>
        </w:rPr>
        <w:t>Hbase</w:t>
      </w:r>
      <w:r w:rsidRPr="00695F72">
        <w:rPr>
          <w:rFonts w:ascii="Helvetica" w:eastAsia="宋体" w:hAnsi="Helvetica" w:cs="Helvetica"/>
          <w:color w:val="000000"/>
          <w:kern w:val="0"/>
          <w:sz w:val="18"/>
          <w:szCs w:val="18"/>
        </w:rPr>
        <w:t>查询，避免缓存资源浪费。当</w:t>
      </w:r>
      <w:r w:rsidRPr="00695F72">
        <w:rPr>
          <w:rFonts w:ascii="Helvetica" w:eastAsia="宋体" w:hAnsi="Helvetica" w:cs="Helvetica"/>
          <w:color w:val="000000"/>
          <w:kern w:val="0"/>
          <w:sz w:val="18"/>
          <w:szCs w:val="18"/>
        </w:rPr>
        <w:t>Redis</w:t>
      </w:r>
      <w:r w:rsidRPr="00695F72">
        <w:rPr>
          <w:rFonts w:ascii="Helvetica" w:eastAsia="宋体" w:hAnsi="Helvetica" w:cs="Helvetica"/>
          <w:color w:val="000000"/>
          <w:kern w:val="0"/>
          <w:sz w:val="18"/>
          <w:szCs w:val="18"/>
        </w:rPr>
        <w:t>出现故障时或请求数异常上涨，超过整体承受能力，此时服务降级自动生效，并可配置化。</w:t>
      </w:r>
      <w:r w:rsidRPr="00695F72">
        <w:rPr>
          <w:rFonts w:ascii="Helvetica" w:eastAsia="宋体" w:hAnsi="Helvetica" w:cs="Helvetica"/>
          <w:color w:val="000000"/>
          <w:kern w:val="0"/>
          <w:sz w:val="18"/>
          <w:szCs w:val="18"/>
        </w:rPr>
        <w:t> </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drawing>
          <wp:inline distT="0" distB="0" distL="0" distR="0">
            <wp:extent cx="5240020" cy="3848735"/>
            <wp:effectExtent l="19050" t="0" r="0" b="0"/>
            <wp:docPr id="12" name="图片 12" descr="http://cdn4.infoqstatic.com/statics_s2_20170516-0317u5/resource/articles/ctrip-big-data-high-concurrency-applications-architecture/zh/resources/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4.infoqstatic.com/statics_s2_20170516-0317u5/resource/articles/ctrip-big-data-high-concurrency-applications-architecture/zh/resources/09.jpg"/>
                    <pic:cNvPicPr>
                      <a:picLocks noChangeAspect="1" noChangeArrowheads="1"/>
                    </pic:cNvPicPr>
                  </pic:nvPicPr>
                  <pic:blipFill>
                    <a:blip r:embed="rId38"/>
                    <a:srcRect/>
                    <a:stretch>
                      <a:fillRect/>
                    </a:stretch>
                  </pic:blipFill>
                  <pic:spPr bwMode="auto">
                    <a:xfrm>
                      <a:off x="0" y="0"/>
                      <a:ext cx="5240020" cy="3848735"/>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lastRenderedPageBreak/>
        <w:t>2</w:t>
      </w:r>
      <w:r w:rsidRPr="00695F72">
        <w:rPr>
          <w:rFonts w:ascii="Helvetica" w:eastAsia="宋体" w:hAnsi="Helvetica" w:cs="Helvetica"/>
          <w:b/>
          <w:bCs/>
          <w:color w:val="000000"/>
          <w:kern w:val="0"/>
          <w:sz w:val="18"/>
        </w:rPr>
        <w:t>，业务层架构</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推荐策略模块</w:t>
      </w:r>
      <w:r w:rsidRPr="00695F72">
        <w:rPr>
          <w:rFonts w:ascii="Helvetica" w:eastAsia="宋体" w:hAnsi="Helvetica" w:cs="Helvetica"/>
          <w:color w:val="000000"/>
          <w:kern w:val="0"/>
          <w:sz w:val="18"/>
          <w:szCs w:val="18"/>
        </w:rPr>
        <w:t>，整个流程是先将用户意图、用户浏览，相关推荐策略生成的产品集合等做为数据输入，接着按照场景规则，业务逻辑重新过滤，聚合、排序。最后验证和拼装业务线产品信息后输出推荐结果；</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drawing>
          <wp:inline distT="0" distB="0" distL="0" distR="0">
            <wp:extent cx="5240020" cy="3832225"/>
            <wp:effectExtent l="19050" t="0" r="0" b="0"/>
            <wp:docPr id="13" name="图片 13" descr="http://cdn4.infoqstatic.com/statics_s2_20170516-0317u5/resource/articles/ctrip-big-data-high-concurrency-applications-architecture/zh/resourc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4.infoqstatic.com/statics_s2_20170516-0317u5/resource/articles/ctrip-big-data-high-concurrency-applications-architecture/zh/resources/10.jpg"/>
                    <pic:cNvPicPr>
                      <a:picLocks noChangeAspect="1" noChangeArrowheads="1"/>
                    </pic:cNvPicPr>
                  </pic:nvPicPr>
                  <pic:blipFill>
                    <a:blip r:embed="rId39"/>
                    <a:srcRect/>
                    <a:stretch>
                      <a:fillRect/>
                    </a:stretch>
                  </pic:blipFill>
                  <pic:spPr bwMode="auto">
                    <a:xfrm>
                      <a:off x="0" y="0"/>
                      <a:ext cx="5240020" cy="3832225"/>
                    </a:xfrm>
                    <a:prstGeom prst="rect">
                      <a:avLst/>
                    </a:prstGeom>
                    <a:noFill/>
                    <a:ln w="9525">
                      <a:noFill/>
                      <a:miter lim="800000"/>
                      <a:headEnd/>
                      <a:tailEnd/>
                    </a:ln>
                  </pic:spPr>
                </pic:pic>
              </a:graphicData>
            </a:graphic>
          </wp:inline>
        </w:drawing>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我们对此流程每一步进行了一些模块化的抽象，将重排序逻辑按步骤抽象解耦，抽象如右图所示的多个组件，开发新接口时仅需要将内部</w:t>
      </w:r>
      <w:r w:rsidRPr="00695F72">
        <w:rPr>
          <w:rFonts w:ascii="Helvetica" w:eastAsia="宋体" w:hAnsi="Helvetica" w:cs="Helvetica"/>
          <w:color w:val="000000"/>
          <w:kern w:val="0"/>
          <w:sz w:val="18"/>
          <w:szCs w:val="18"/>
        </w:rPr>
        <w:t>DSL</w:t>
      </w:r>
      <w:r w:rsidRPr="00695F72">
        <w:rPr>
          <w:rFonts w:ascii="Helvetica" w:eastAsia="宋体" w:hAnsi="Helvetica" w:cs="Helvetica"/>
          <w:color w:val="000000"/>
          <w:kern w:val="0"/>
          <w:sz w:val="18"/>
          <w:szCs w:val="18"/>
        </w:rPr>
        <w:t>拼装便可以得到满足业务需求的推荐服务；提高了代码的复用率和可读性，减少了超过</w:t>
      </w:r>
      <w:r w:rsidRPr="00695F72">
        <w:rPr>
          <w:rFonts w:ascii="Helvetica" w:eastAsia="宋体" w:hAnsi="Helvetica" w:cs="Helvetica"/>
          <w:color w:val="000000"/>
          <w:kern w:val="0"/>
          <w:sz w:val="18"/>
          <w:szCs w:val="18"/>
        </w:rPr>
        <w:t>50%</w:t>
      </w:r>
      <w:r w:rsidRPr="00695F72">
        <w:rPr>
          <w:rFonts w:ascii="Helvetica" w:eastAsia="宋体" w:hAnsi="Helvetica" w:cs="Helvetica"/>
          <w:color w:val="000000"/>
          <w:kern w:val="0"/>
          <w:sz w:val="18"/>
          <w:szCs w:val="18"/>
        </w:rPr>
        <w:t>的开发时间；对于充分验证的模块的复用，有效保证了服务的质量。</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t>作者介绍</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董锐</w:t>
      </w:r>
      <w:r w:rsidRPr="00695F72">
        <w:rPr>
          <w:rFonts w:ascii="Helvetica" w:eastAsia="宋体" w:hAnsi="Helvetica" w:cs="Helvetica"/>
          <w:color w:val="000000"/>
          <w:kern w:val="0"/>
          <w:sz w:val="18"/>
          <w:szCs w:val="18"/>
        </w:rPr>
        <w:t>，近</w:t>
      </w:r>
      <w:r w:rsidRPr="00695F72">
        <w:rPr>
          <w:rFonts w:ascii="Helvetica" w:eastAsia="宋体" w:hAnsi="Helvetica" w:cs="Helvetica"/>
          <w:color w:val="000000"/>
          <w:kern w:val="0"/>
          <w:sz w:val="18"/>
          <w:szCs w:val="18"/>
        </w:rPr>
        <w:t>9</w:t>
      </w:r>
      <w:r w:rsidRPr="00695F72">
        <w:rPr>
          <w:rFonts w:ascii="Helvetica" w:eastAsia="宋体" w:hAnsi="Helvetica" w:cs="Helvetica"/>
          <w:color w:val="000000"/>
          <w:kern w:val="0"/>
          <w:sz w:val="18"/>
          <w:szCs w:val="18"/>
        </w:rPr>
        <w:t>年的互联网从业经验。</w:t>
      </w:r>
      <w:r w:rsidRPr="00695F72">
        <w:rPr>
          <w:rFonts w:ascii="Helvetica" w:eastAsia="宋体" w:hAnsi="Helvetica" w:cs="Helvetica"/>
          <w:color w:val="000000"/>
          <w:kern w:val="0"/>
          <w:sz w:val="18"/>
          <w:szCs w:val="18"/>
        </w:rPr>
        <w:t>2013</w:t>
      </w:r>
      <w:r w:rsidRPr="00695F72">
        <w:rPr>
          <w:rFonts w:ascii="Helvetica" w:eastAsia="宋体" w:hAnsi="Helvetica" w:cs="Helvetica"/>
          <w:color w:val="000000"/>
          <w:kern w:val="0"/>
          <w:sz w:val="18"/>
          <w:szCs w:val="18"/>
        </w:rPr>
        <w:t>年</w:t>
      </w:r>
      <w:r w:rsidRPr="00695F72">
        <w:rPr>
          <w:rFonts w:ascii="Helvetica" w:eastAsia="宋体" w:hAnsi="Helvetica" w:cs="Helvetica"/>
          <w:color w:val="000000"/>
          <w:kern w:val="0"/>
          <w:sz w:val="18"/>
          <w:szCs w:val="18"/>
        </w:rPr>
        <w:t>1</w:t>
      </w:r>
      <w:r w:rsidRPr="00695F72">
        <w:rPr>
          <w:rFonts w:ascii="Helvetica" w:eastAsia="宋体" w:hAnsi="Helvetica" w:cs="Helvetica"/>
          <w:color w:val="000000"/>
          <w:kern w:val="0"/>
          <w:sz w:val="18"/>
          <w:szCs w:val="18"/>
        </w:rPr>
        <w:t>月加入携程，曾在商业智能部设计和开发基于</w:t>
      </w:r>
      <w:r w:rsidRPr="00695F72">
        <w:rPr>
          <w:rFonts w:ascii="Helvetica" w:eastAsia="宋体" w:hAnsi="Helvetica" w:cs="Helvetica"/>
          <w:color w:val="000000"/>
          <w:kern w:val="0"/>
          <w:sz w:val="18"/>
          <w:szCs w:val="18"/>
        </w:rPr>
        <w:t>HADOOP</w:t>
      </w:r>
      <w:r w:rsidRPr="00695F72">
        <w:rPr>
          <w:rFonts w:ascii="Helvetica" w:eastAsia="宋体" w:hAnsi="Helvetica" w:cs="Helvetica"/>
          <w:color w:val="000000"/>
          <w:kern w:val="0"/>
          <w:sz w:val="18"/>
          <w:szCs w:val="18"/>
        </w:rPr>
        <w:t>生态体系的大数据数据仓库。现任基础业务研发部</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数据智能应用组研发</w:t>
      </w:r>
      <w:r w:rsidRPr="00695F72">
        <w:rPr>
          <w:rFonts w:ascii="Helvetica" w:eastAsia="宋体" w:hAnsi="Helvetica" w:cs="Helvetica"/>
          <w:color w:val="000000"/>
          <w:kern w:val="0"/>
          <w:sz w:val="18"/>
          <w:szCs w:val="18"/>
        </w:rPr>
        <w:t>Leader</w:t>
      </w:r>
      <w:r w:rsidRPr="00695F72">
        <w:rPr>
          <w:rFonts w:ascii="Helvetica" w:eastAsia="宋体" w:hAnsi="Helvetica" w:cs="Helvetica"/>
          <w:color w:val="000000"/>
          <w:kern w:val="0"/>
          <w:sz w:val="18"/>
          <w:szCs w:val="18"/>
        </w:rPr>
        <w:t>，专注于携程个性化推荐系统，</w:t>
      </w:r>
      <w:r w:rsidRPr="00695F72">
        <w:rPr>
          <w:rFonts w:ascii="Helvetica" w:eastAsia="宋体" w:hAnsi="Helvetica" w:cs="Helvetica"/>
          <w:color w:val="000000"/>
          <w:kern w:val="0"/>
          <w:sz w:val="18"/>
          <w:szCs w:val="18"/>
        </w:rPr>
        <w:t>ABTEST</w:t>
      </w:r>
      <w:r w:rsidRPr="00695F72">
        <w:rPr>
          <w:rFonts w:ascii="Helvetica" w:eastAsia="宋体" w:hAnsi="Helvetica" w:cs="Helvetica"/>
          <w:color w:val="000000"/>
          <w:kern w:val="0"/>
          <w:sz w:val="18"/>
          <w:szCs w:val="18"/>
        </w:rPr>
        <w:t>等系统研发工作。</w:t>
      </w:r>
    </w:p>
    <w:p w:rsidR="00695F72" w:rsidRPr="00695F72" w:rsidRDefault="00B23D91" w:rsidP="00695F72">
      <w:pPr>
        <w:widowControl/>
        <w:shd w:val="clear" w:color="auto" w:fill="FFFFFF"/>
        <w:jc w:val="left"/>
        <w:rPr>
          <w:rFonts w:ascii="Helvetica" w:eastAsia="宋体" w:hAnsi="Helvetica" w:cs="Helvetica"/>
          <w:color w:val="000000"/>
          <w:kern w:val="0"/>
          <w:sz w:val="18"/>
          <w:szCs w:val="18"/>
        </w:rPr>
      </w:pPr>
      <w:r w:rsidRPr="00B23D91">
        <w:rPr>
          <w:rFonts w:ascii="Helvetica" w:eastAsia="宋体" w:hAnsi="Helvetica" w:cs="Helvetica"/>
          <w:color w:val="000000"/>
          <w:kern w:val="0"/>
          <w:sz w:val="18"/>
          <w:szCs w:val="18"/>
        </w:rPr>
        <w:pict>
          <v:rect id="_x0000_i1025" style="width:0;height:1.5pt" o:hralign="center" o:hrstd="t" o:hr="t" fillcolor="#a0a0a0" stroked="f"/>
        </w:pic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感谢</w:t>
      </w:r>
      <w:hyperlink r:id="rId40" w:history="1">
        <w:r w:rsidRPr="00695F72">
          <w:rPr>
            <w:rFonts w:ascii="Helvetica" w:eastAsia="宋体" w:hAnsi="Helvetica" w:cs="Helvetica"/>
            <w:color w:val="286AB2"/>
            <w:kern w:val="0"/>
            <w:sz w:val="18"/>
            <w:szCs w:val="18"/>
            <w:u w:val="single"/>
          </w:rPr>
          <w:t>杜小芳</w:t>
        </w:r>
      </w:hyperlink>
      <w:r w:rsidRPr="00695F72">
        <w:rPr>
          <w:rFonts w:ascii="Helvetica" w:eastAsia="宋体" w:hAnsi="Helvetica" w:cs="Helvetica"/>
          <w:color w:val="000000"/>
          <w:kern w:val="0"/>
          <w:sz w:val="18"/>
          <w:szCs w:val="18"/>
        </w:rPr>
        <w:t>对本文的审校。</w:t>
      </w:r>
    </w:p>
    <w:p w:rsidR="00FB14A5" w:rsidRDefault="00FB14A5"/>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r w:rsidRPr="00695F72">
        <w:lastRenderedPageBreak/>
        <w:t>http://www.infoq.com/cn/articles/flash-deal-architecture-optimization</w:t>
      </w:r>
    </w:p>
    <w:p w:rsidR="00695F72" w:rsidRPr="00695F72" w:rsidRDefault="00695F72" w:rsidP="00695F72">
      <w:pPr>
        <w:widowControl/>
        <w:shd w:val="clear" w:color="auto" w:fill="FFFFFF"/>
        <w:spacing w:line="336" w:lineRule="atLeast"/>
        <w:jc w:val="left"/>
        <w:outlineLvl w:val="0"/>
        <w:rPr>
          <w:rFonts w:ascii="Helvetica" w:eastAsia="宋体" w:hAnsi="Helvetica" w:cs="Helvetica"/>
          <w:color w:val="222222"/>
          <w:kern w:val="36"/>
          <w:sz w:val="28"/>
          <w:szCs w:val="28"/>
        </w:rPr>
      </w:pPr>
      <w:r w:rsidRPr="00695F72">
        <w:rPr>
          <w:rFonts w:ascii="Helvetica" w:eastAsia="宋体" w:hAnsi="Helvetica" w:cs="Helvetica"/>
          <w:color w:val="222222"/>
          <w:kern w:val="36"/>
          <w:sz w:val="28"/>
          <w:szCs w:val="28"/>
        </w:rPr>
        <w:t>秒杀业务架构优化之路</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drawing>
          <wp:inline distT="0" distB="0" distL="0" distR="0">
            <wp:extent cx="1002030" cy="858520"/>
            <wp:effectExtent l="19050" t="0" r="7620" b="0"/>
            <wp:docPr id="29" name="图片 29" descr="http://www.infoq.com/resource/articles/flash-deal-architecture-optimization/zh/smallimage/shenj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nfoq.com/resource/articles/flash-deal-architecture-optimization/zh/smallimage/shenjia1.jpg"/>
                    <pic:cNvPicPr>
                      <a:picLocks noChangeAspect="1" noChangeArrowheads="1"/>
                    </pic:cNvPicPr>
                  </pic:nvPicPr>
                  <pic:blipFill>
                    <a:blip r:embed="rId41"/>
                    <a:srcRect/>
                    <a:stretch>
                      <a:fillRect/>
                    </a:stretch>
                  </pic:blipFill>
                  <pic:spPr bwMode="auto">
                    <a:xfrm>
                      <a:off x="0" y="0"/>
                      <a:ext cx="1002030" cy="858520"/>
                    </a:xfrm>
                    <a:prstGeom prst="rect">
                      <a:avLst/>
                    </a:prstGeom>
                    <a:noFill/>
                    <a:ln w="9525">
                      <a:noFill/>
                      <a:miter lim="800000"/>
                      <a:headEnd/>
                      <a:tailEnd/>
                    </a:ln>
                  </pic:spPr>
                </pic:pic>
              </a:graphicData>
            </a:graphic>
          </wp:inline>
        </w:drawing>
      </w:r>
    </w:p>
    <w:p w:rsidR="00695F72" w:rsidRPr="00695F72" w:rsidRDefault="00B23D91" w:rsidP="00695F72">
      <w:pPr>
        <w:widowControl/>
        <w:jc w:val="left"/>
        <w:rPr>
          <w:rFonts w:ascii="宋体" w:eastAsia="宋体" w:hAnsi="宋体" w:cs="宋体"/>
          <w:kern w:val="0"/>
          <w:sz w:val="24"/>
          <w:szCs w:val="24"/>
        </w:rPr>
      </w:pPr>
      <w:hyperlink r:id="rId42" w:history="1">
        <w:r w:rsidR="00695F72" w:rsidRPr="00695F72">
          <w:rPr>
            <w:rFonts w:ascii="Helvetica" w:eastAsia="宋体" w:hAnsi="Helvetica" w:cs="Helvetica"/>
            <w:b/>
            <w:bCs/>
            <w:color w:val="286AB2"/>
            <w:kern w:val="0"/>
            <w:sz w:val="14"/>
            <w:u w:val="single"/>
          </w:rPr>
          <w:t>喜欢</w:t>
        </w:r>
      </w:hyperlink>
      <w:r w:rsidR="00695F72" w:rsidRPr="00695F72">
        <w:rPr>
          <w:rFonts w:ascii="Helvetica" w:eastAsia="宋体" w:hAnsi="Helvetica" w:cs="Helvetica"/>
          <w:color w:val="666666"/>
          <w:kern w:val="0"/>
          <w:sz w:val="15"/>
        </w:rPr>
        <w:t> | </w:t>
      </w:r>
      <w:r w:rsidR="00695F72" w:rsidRPr="00695F72">
        <w:rPr>
          <w:rFonts w:ascii="Helvetica" w:eastAsia="宋体" w:hAnsi="Helvetica" w:cs="Helvetica"/>
          <w:color w:val="666666"/>
          <w:kern w:val="0"/>
          <w:sz w:val="15"/>
        </w:rPr>
        <w:t>作者</w:t>
      </w:r>
      <w:r w:rsidR="00695F72" w:rsidRPr="00695F72">
        <w:rPr>
          <w:rFonts w:ascii="Helvetica" w:eastAsia="宋体" w:hAnsi="Helvetica" w:cs="Helvetica"/>
          <w:color w:val="666666"/>
          <w:kern w:val="0"/>
          <w:sz w:val="15"/>
        </w:rPr>
        <w:t> </w:t>
      </w:r>
      <w:hyperlink r:id="rId43" w:history="1">
        <w:r w:rsidR="00695F72" w:rsidRPr="00695F72">
          <w:rPr>
            <w:rFonts w:ascii="Helvetica" w:eastAsia="宋体" w:hAnsi="Helvetica" w:cs="Helvetica"/>
            <w:b/>
            <w:bCs/>
            <w:color w:val="286AB2"/>
            <w:kern w:val="0"/>
            <w:sz w:val="15"/>
            <w:u w:val="single"/>
          </w:rPr>
          <w:t>沈剑</w:t>
        </w:r>
      </w:hyperlink>
      <w:r w:rsidR="00695F72" w:rsidRPr="00695F72">
        <w:rPr>
          <w:rFonts w:ascii="Helvetica" w:eastAsia="宋体" w:hAnsi="Helvetica" w:cs="Helvetica"/>
          <w:color w:val="666666"/>
          <w:kern w:val="0"/>
          <w:sz w:val="15"/>
        </w:rPr>
        <w:t> </w:t>
      </w:r>
      <w:r w:rsidR="00695F72" w:rsidRPr="00695F72">
        <w:rPr>
          <w:rFonts w:ascii="Helvetica" w:eastAsia="宋体" w:hAnsi="Helvetica" w:cs="Helvetica"/>
          <w:color w:val="666666"/>
          <w:kern w:val="0"/>
          <w:sz w:val="15"/>
        </w:rPr>
        <w:t>发布于</w:t>
      </w:r>
      <w:r w:rsidR="00695F72" w:rsidRPr="00695F72">
        <w:rPr>
          <w:rFonts w:ascii="Helvetica" w:eastAsia="宋体" w:hAnsi="Helvetica" w:cs="Helvetica"/>
          <w:color w:val="666666"/>
          <w:kern w:val="0"/>
          <w:sz w:val="15"/>
        </w:rPr>
        <w:t xml:space="preserve"> 2016</w:t>
      </w:r>
      <w:r w:rsidR="00695F72" w:rsidRPr="00695F72">
        <w:rPr>
          <w:rFonts w:ascii="Helvetica" w:eastAsia="宋体" w:hAnsi="Helvetica" w:cs="Helvetica"/>
          <w:color w:val="666666"/>
          <w:kern w:val="0"/>
          <w:sz w:val="15"/>
        </w:rPr>
        <w:t>年</w:t>
      </w:r>
      <w:r w:rsidR="00695F72" w:rsidRPr="00695F72">
        <w:rPr>
          <w:rFonts w:ascii="Helvetica" w:eastAsia="宋体" w:hAnsi="Helvetica" w:cs="Helvetica"/>
          <w:color w:val="666666"/>
          <w:kern w:val="0"/>
          <w:sz w:val="15"/>
        </w:rPr>
        <w:t>3</w:t>
      </w:r>
      <w:r w:rsidR="00695F72" w:rsidRPr="00695F72">
        <w:rPr>
          <w:rFonts w:ascii="Helvetica" w:eastAsia="宋体" w:hAnsi="Helvetica" w:cs="Helvetica"/>
          <w:color w:val="666666"/>
          <w:kern w:val="0"/>
          <w:sz w:val="15"/>
        </w:rPr>
        <w:t>月</w:t>
      </w:r>
      <w:r w:rsidR="00695F72" w:rsidRPr="00695F72">
        <w:rPr>
          <w:rFonts w:ascii="Helvetica" w:eastAsia="宋体" w:hAnsi="Helvetica" w:cs="Helvetica"/>
          <w:color w:val="666666"/>
          <w:kern w:val="0"/>
          <w:sz w:val="15"/>
        </w:rPr>
        <w:t>28</w:t>
      </w:r>
      <w:r w:rsidR="00695F72" w:rsidRPr="00695F72">
        <w:rPr>
          <w:rFonts w:ascii="Helvetica" w:eastAsia="宋体" w:hAnsi="Helvetica" w:cs="Helvetica"/>
          <w:color w:val="666666"/>
          <w:kern w:val="0"/>
          <w:sz w:val="15"/>
        </w:rPr>
        <w:t>日</w:t>
      </w:r>
      <w:r w:rsidR="00695F72" w:rsidRPr="00695F72">
        <w:rPr>
          <w:rFonts w:ascii="Helvetica" w:eastAsia="宋体" w:hAnsi="Helvetica" w:cs="Helvetica"/>
          <w:color w:val="666666"/>
          <w:kern w:val="0"/>
          <w:sz w:val="15"/>
        </w:rPr>
        <w:t xml:space="preserve">. </w:t>
      </w:r>
      <w:r w:rsidR="00695F72" w:rsidRPr="00695F72">
        <w:rPr>
          <w:rFonts w:ascii="Helvetica" w:eastAsia="宋体" w:hAnsi="Helvetica" w:cs="Helvetica"/>
          <w:color w:val="666666"/>
          <w:kern w:val="0"/>
          <w:sz w:val="15"/>
        </w:rPr>
        <w:t>估计阅读时间</w:t>
      </w:r>
      <w:r w:rsidR="00695F72" w:rsidRPr="00695F72">
        <w:rPr>
          <w:rFonts w:ascii="Helvetica" w:eastAsia="宋体" w:hAnsi="Helvetica" w:cs="Helvetica"/>
          <w:color w:val="666666"/>
          <w:kern w:val="0"/>
          <w:sz w:val="15"/>
        </w:rPr>
        <w:t xml:space="preserve">: </w:t>
      </w:r>
      <w:r w:rsidR="00695F72" w:rsidRPr="00695F72">
        <w:rPr>
          <w:rFonts w:ascii="Helvetica" w:eastAsia="宋体" w:hAnsi="Helvetica" w:cs="Helvetica"/>
          <w:color w:val="666666"/>
          <w:kern w:val="0"/>
          <w:sz w:val="15"/>
        </w:rPr>
        <w:t>不到一分钟</w:t>
      </w:r>
      <w:r w:rsidR="00695F72" w:rsidRPr="00695F72">
        <w:rPr>
          <w:rFonts w:ascii="Helvetica" w:eastAsia="宋体" w:hAnsi="Helvetica" w:cs="Helvetica"/>
          <w:color w:val="666666"/>
          <w:kern w:val="0"/>
          <w:sz w:val="15"/>
        </w:rPr>
        <w:t> | </w:t>
      </w:r>
      <w:r w:rsidR="00695F72" w:rsidRPr="00695F72">
        <w:rPr>
          <w:rFonts w:ascii="Helvetica" w:eastAsia="宋体" w:hAnsi="Helvetica" w:cs="Helvetica"/>
          <w:color w:val="666666"/>
          <w:kern w:val="0"/>
          <w:sz w:val="15"/>
        </w:rPr>
        <w:t>道</w:t>
      </w:r>
      <w:r w:rsidR="00695F72" w:rsidRPr="00695F72">
        <w:rPr>
          <w:rFonts w:ascii="Helvetica" w:eastAsia="宋体" w:hAnsi="Helvetica" w:cs="Helvetica"/>
          <w:color w:val="666666"/>
          <w:kern w:val="0"/>
          <w:sz w:val="15"/>
        </w:rPr>
        <w:t>AI</w:t>
      </w:r>
      <w:r w:rsidR="00695F72" w:rsidRPr="00695F72">
        <w:rPr>
          <w:rFonts w:ascii="Helvetica" w:eastAsia="宋体" w:hAnsi="Helvetica" w:cs="Helvetica"/>
          <w:color w:val="666666"/>
          <w:kern w:val="0"/>
          <w:sz w:val="15"/>
        </w:rPr>
        <w:t>风控、</w:t>
      </w:r>
      <w:r w:rsidR="00695F72" w:rsidRPr="00695F72">
        <w:rPr>
          <w:rFonts w:ascii="Helvetica" w:eastAsia="宋体" w:hAnsi="Helvetica" w:cs="Helvetica"/>
          <w:color w:val="666666"/>
          <w:kern w:val="0"/>
          <w:sz w:val="15"/>
        </w:rPr>
        <w:t>Serverless</w:t>
      </w:r>
      <w:r w:rsidR="00695F72" w:rsidRPr="00695F72">
        <w:rPr>
          <w:rFonts w:ascii="Helvetica" w:eastAsia="宋体" w:hAnsi="Helvetica" w:cs="Helvetica"/>
          <w:color w:val="666666"/>
          <w:kern w:val="0"/>
          <w:sz w:val="15"/>
        </w:rPr>
        <w:t>架构、</w:t>
      </w:r>
      <w:r w:rsidR="00695F72" w:rsidRPr="00695F72">
        <w:rPr>
          <w:rFonts w:ascii="Helvetica" w:eastAsia="宋体" w:hAnsi="Helvetica" w:cs="Helvetica"/>
          <w:color w:val="666666"/>
          <w:kern w:val="0"/>
          <w:sz w:val="15"/>
        </w:rPr>
        <w:t>EB</w:t>
      </w:r>
      <w:r w:rsidR="00695F72" w:rsidRPr="00695F72">
        <w:rPr>
          <w:rFonts w:ascii="Helvetica" w:eastAsia="宋体" w:hAnsi="Helvetica" w:cs="Helvetica"/>
          <w:color w:val="666666"/>
          <w:kern w:val="0"/>
          <w:sz w:val="15"/>
        </w:rPr>
        <w:t>级存储引擎，尽在</w:t>
      </w:r>
      <w:hyperlink r:id="rId44" w:history="1">
        <w:r w:rsidR="00695F72" w:rsidRPr="00695F72">
          <w:rPr>
            <w:rFonts w:ascii="Helvetica" w:eastAsia="宋体" w:hAnsi="Helvetica" w:cs="Helvetica"/>
            <w:b/>
            <w:bCs/>
            <w:color w:val="286AB2"/>
            <w:kern w:val="0"/>
            <w:sz w:val="15"/>
            <w:u w:val="single"/>
          </w:rPr>
          <w:t>ArchSummit</w:t>
        </w:r>
      </w:hyperlink>
      <w:r w:rsidR="00695F72" w:rsidRPr="00695F72">
        <w:rPr>
          <w:rFonts w:ascii="Helvetica" w:eastAsia="宋体" w:hAnsi="Helvetica" w:cs="Helvetica"/>
          <w:color w:val="666666"/>
          <w:kern w:val="0"/>
          <w:sz w:val="15"/>
        </w:rPr>
        <w:t>!</w:t>
      </w:r>
      <w:hyperlink r:id="rId45" w:anchor="theCommentsSection" w:history="1">
        <w:r w:rsidR="00695F72" w:rsidRPr="00695F72">
          <w:rPr>
            <w:rFonts w:ascii="Arial" w:eastAsia="宋体" w:hAnsi="Arial" w:cs="Arial"/>
            <w:color w:val="000000"/>
            <w:kern w:val="0"/>
            <w:sz w:val="15"/>
          </w:rPr>
          <w:t>6</w:t>
        </w:r>
        <w:r w:rsidR="00695F72" w:rsidRPr="00695F72">
          <w:rPr>
            <w:rFonts w:ascii="Helvetica" w:eastAsia="宋体" w:hAnsi="Helvetica" w:cs="Helvetica"/>
            <w:b/>
            <w:bCs/>
            <w:color w:val="286AB2"/>
            <w:kern w:val="0"/>
            <w:sz w:val="15"/>
          </w:rPr>
          <w:t> </w:t>
        </w:r>
        <w:r w:rsidR="00695F72" w:rsidRPr="00695F72">
          <w:rPr>
            <w:rFonts w:ascii="Helvetica" w:eastAsia="宋体" w:hAnsi="Helvetica" w:cs="Helvetica"/>
            <w:b/>
            <w:bCs/>
            <w:color w:val="286AB2"/>
            <w:kern w:val="0"/>
            <w:sz w:val="15"/>
            <w:u w:val="single"/>
          </w:rPr>
          <w:t>讨论</w:t>
        </w:r>
      </w:hyperlink>
    </w:p>
    <w:p w:rsidR="00695F72" w:rsidRPr="00695F72" w:rsidRDefault="00B23D91" w:rsidP="00695F72">
      <w:pPr>
        <w:widowControl/>
        <w:numPr>
          <w:ilvl w:val="0"/>
          <w:numId w:val="4"/>
        </w:numPr>
        <w:shd w:val="clear" w:color="auto" w:fill="FFFFFF"/>
        <w:ind w:left="0"/>
        <w:jc w:val="left"/>
        <w:rPr>
          <w:rFonts w:ascii="Helvetica" w:eastAsia="宋体" w:hAnsi="Helvetica" w:cs="Helvetica"/>
          <w:color w:val="A1A1A1"/>
          <w:kern w:val="0"/>
          <w:sz w:val="15"/>
          <w:szCs w:val="15"/>
        </w:rPr>
      </w:pPr>
      <w:hyperlink r:id="rId46" w:history="1">
        <w:r w:rsidR="00695F72" w:rsidRPr="00695F72">
          <w:rPr>
            <w:rFonts w:ascii="Helvetica" w:eastAsia="宋体" w:hAnsi="Helvetica" w:cs="Helvetica"/>
            <w:color w:val="333333"/>
            <w:kern w:val="0"/>
            <w:sz w:val="15"/>
            <w:u w:val="single"/>
          </w:rPr>
          <w:t>分享到：</w:t>
        </w:r>
      </w:hyperlink>
      <w:hyperlink r:id="rId47" w:tooltip="分享到微博" w:history="1">
        <w:r w:rsidR="00695F72" w:rsidRPr="00695F72">
          <w:rPr>
            <w:rFonts w:ascii="Helvetica" w:eastAsia="宋体" w:hAnsi="Helvetica" w:cs="Helvetica"/>
            <w:color w:val="000000"/>
            <w:kern w:val="0"/>
            <w:sz w:val="15"/>
            <w:u w:val="single"/>
          </w:rPr>
          <w:t>微博</w:t>
        </w:r>
      </w:hyperlink>
      <w:hyperlink r:id="rId48" w:tooltip="分享到微信" w:history="1">
        <w:r w:rsidR="00695F72" w:rsidRPr="00695F72">
          <w:rPr>
            <w:rFonts w:ascii="Helvetica" w:eastAsia="宋体" w:hAnsi="Helvetica" w:cs="Helvetica"/>
            <w:color w:val="000000"/>
            <w:kern w:val="0"/>
            <w:sz w:val="15"/>
            <w:u w:val="single"/>
          </w:rPr>
          <w:t>微信</w:t>
        </w:r>
      </w:hyperlink>
      <w:hyperlink r:id="rId49" w:tooltip="分享到Facebook" w:history="1">
        <w:r w:rsidR="00695F72" w:rsidRPr="00695F72">
          <w:rPr>
            <w:rFonts w:ascii="Helvetica" w:eastAsia="宋体" w:hAnsi="Helvetica" w:cs="Helvetica"/>
            <w:color w:val="000000"/>
            <w:kern w:val="0"/>
            <w:sz w:val="15"/>
            <w:u w:val="single"/>
          </w:rPr>
          <w:t>Facebook</w:t>
        </w:r>
      </w:hyperlink>
      <w:hyperlink r:id="rId50" w:tooltip="分享到Twitter" w:history="1">
        <w:r w:rsidR="00695F72" w:rsidRPr="00695F72">
          <w:rPr>
            <w:rFonts w:ascii="Helvetica" w:eastAsia="宋体" w:hAnsi="Helvetica" w:cs="Helvetica"/>
            <w:color w:val="000000"/>
            <w:kern w:val="0"/>
            <w:sz w:val="15"/>
            <w:u w:val="single"/>
          </w:rPr>
          <w:t>Twitter</w:t>
        </w:r>
      </w:hyperlink>
      <w:hyperlink r:id="rId51" w:tooltip="分享到有道云笔记" w:history="1">
        <w:r w:rsidR="00695F72" w:rsidRPr="00695F72">
          <w:rPr>
            <w:rFonts w:ascii="Helvetica" w:eastAsia="宋体" w:hAnsi="Helvetica" w:cs="Helvetica"/>
            <w:color w:val="000000"/>
            <w:kern w:val="0"/>
            <w:sz w:val="15"/>
            <w:u w:val="single"/>
          </w:rPr>
          <w:t>有道云笔记</w:t>
        </w:r>
      </w:hyperlink>
      <w:hyperlink r:id="rId52" w:tooltip="分享到邮件分享" w:history="1">
        <w:r w:rsidR="00695F72" w:rsidRPr="00695F72">
          <w:rPr>
            <w:rFonts w:ascii="Helvetica" w:eastAsia="宋体" w:hAnsi="Helvetica" w:cs="Helvetica"/>
            <w:color w:val="000000"/>
            <w:kern w:val="0"/>
            <w:sz w:val="15"/>
            <w:u w:val="single"/>
          </w:rPr>
          <w:t>邮件分享</w:t>
        </w:r>
      </w:hyperlink>
    </w:p>
    <w:p w:rsidR="00695F72" w:rsidRPr="00695F72" w:rsidRDefault="00B23D91" w:rsidP="00695F72">
      <w:pPr>
        <w:widowControl/>
        <w:numPr>
          <w:ilvl w:val="0"/>
          <w:numId w:val="4"/>
        </w:numPr>
        <w:shd w:val="clear" w:color="auto" w:fill="FFFFFF"/>
        <w:ind w:left="0"/>
        <w:jc w:val="left"/>
        <w:rPr>
          <w:rFonts w:ascii="Helvetica" w:eastAsia="宋体" w:hAnsi="Helvetica" w:cs="Helvetica"/>
          <w:color w:val="A1A1A1"/>
          <w:kern w:val="0"/>
          <w:sz w:val="15"/>
          <w:szCs w:val="15"/>
        </w:rPr>
      </w:pPr>
      <w:hyperlink r:id="rId53" w:history="1">
        <w:r w:rsidR="00695F72" w:rsidRPr="00695F72">
          <w:rPr>
            <w:rFonts w:ascii="Helvetica" w:eastAsia="宋体" w:hAnsi="Helvetica" w:cs="Helvetica"/>
            <w:b/>
            <w:bCs/>
            <w:color w:val="FFFFFF"/>
            <w:kern w:val="0"/>
            <w:sz w:val="15"/>
            <w:u w:val="single"/>
          </w:rPr>
          <w:t>稍后阅读</w:t>
        </w:r>
      </w:hyperlink>
    </w:p>
    <w:p w:rsidR="00695F72" w:rsidRPr="00695F72" w:rsidRDefault="00B23D91" w:rsidP="00695F72">
      <w:pPr>
        <w:widowControl/>
        <w:numPr>
          <w:ilvl w:val="0"/>
          <w:numId w:val="4"/>
        </w:numPr>
        <w:shd w:val="clear" w:color="auto" w:fill="FFFFFF"/>
        <w:ind w:left="0"/>
        <w:jc w:val="left"/>
        <w:rPr>
          <w:rFonts w:ascii="Helvetica" w:eastAsia="宋体" w:hAnsi="Helvetica" w:cs="Helvetica"/>
          <w:color w:val="A1A1A1"/>
          <w:kern w:val="0"/>
          <w:sz w:val="15"/>
          <w:szCs w:val="15"/>
        </w:rPr>
      </w:pPr>
      <w:hyperlink r:id="rId54" w:history="1">
        <w:r w:rsidR="00695F72" w:rsidRPr="00695F72">
          <w:rPr>
            <w:rFonts w:ascii="Helvetica" w:eastAsia="宋体" w:hAnsi="Helvetica" w:cs="Helvetica"/>
            <w:b/>
            <w:bCs/>
            <w:color w:val="133660"/>
            <w:kern w:val="0"/>
            <w:sz w:val="15"/>
            <w:u w:val="single"/>
          </w:rPr>
          <w:t>我的阅读清单</w:t>
        </w:r>
      </w:hyperlink>
    </w:p>
    <w:p w:rsidR="00695F72" w:rsidRPr="00695F72" w:rsidRDefault="00695F72" w:rsidP="00695F72">
      <w:pPr>
        <w:widowControl/>
        <w:shd w:val="clear" w:color="auto" w:fill="F4F4F4"/>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本文整理自</w:t>
      </w:r>
      <w:r w:rsidRPr="00695F72">
        <w:rPr>
          <w:rFonts w:ascii="Helvetica" w:eastAsia="宋体" w:hAnsi="Helvetica" w:cs="Helvetica"/>
          <w:color w:val="000000"/>
          <w:kern w:val="0"/>
          <w:sz w:val="18"/>
          <w:szCs w:val="18"/>
        </w:rPr>
        <w:t>“ArchSummit</w:t>
      </w:r>
      <w:r w:rsidRPr="00695F72">
        <w:rPr>
          <w:rFonts w:ascii="Helvetica" w:eastAsia="宋体" w:hAnsi="Helvetica" w:cs="Helvetica"/>
          <w:color w:val="000000"/>
          <w:kern w:val="0"/>
          <w:sz w:val="18"/>
          <w:szCs w:val="18"/>
        </w:rPr>
        <w:t>微课堂</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线上分享</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沈剑解析秒杀业务架构优化的思路。</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t>一、秒杀业务为什么难做</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IM</w:t>
      </w:r>
      <w:r w:rsidRPr="00695F72">
        <w:rPr>
          <w:rFonts w:ascii="Helvetica" w:eastAsia="宋体" w:hAnsi="Helvetica" w:cs="Helvetica"/>
          <w:color w:val="000000"/>
          <w:kern w:val="0"/>
          <w:sz w:val="18"/>
          <w:szCs w:val="18"/>
        </w:rPr>
        <w:t>系统，例如</w:t>
      </w:r>
      <w:r w:rsidRPr="00695F72">
        <w:rPr>
          <w:rFonts w:ascii="Helvetica" w:eastAsia="宋体" w:hAnsi="Helvetica" w:cs="Helvetica"/>
          <w:color w:val="000000"/>
          <w:kern w:val="0"/>
          <w:sz w:val="18"/>
          <w:szCs w:val="18"/>
        </w:rPr>
        <w:t>QQ</w:t>
      </w:r>
      <w:r w:rsidRPr="00695F72">
        <w:rPr>
          <w:rFonts w:ascii="Helvetica" w:eastAsia="宋体" w:hAnsi="Helvetica" w:cs="Helvetica"/>
          <w:color w:val="000000"/>
          <w:kern w:val="0"/>
          <w:sz w:val="18"/>
          <w:szCs w:val="18"/>
        </w:rPr>
        <w:t>或者微博，每个人都读自己的数据（好友列表、群列表、个人信息）。</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微博系统，每个人读你关注的人的数据，一个人读多个人的数据。</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秒杀系统，库存只有一份，所有人会在集中的时间读和写这些数据，多个人读一个数据。</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例如小米手机每周二的秒杀，可能手机只有</w:t>
      </w:r>
      <w:r w:rsidRPr="00695F72">
        <w:rPr>
          <w:rFonts w:ascii="Helvetica" w:eastAsia="宋体" w:hAnsi="Helvetica" w:cs="Helvetica"/>
          <w:color w:val="000000"/>
          <w:kern w:val="0"/>
          <w:sz w:val="18"/>
          <w:szCs w:val="18"/>
        </w:rPr>
        <w:t>1</w:t>
      </w:r>
      <w:r w:rsidRPr="00695F72">
        <w:rPr>
          <w:rFonts w:ascii="Helvetica" w:eastAsia="宋体" w:hAnsi="Helvetica" w:cs="Helvetica"/>
          <w:color w:val="000000"/>
          <w:kern w:val="0"/>
          <w:sz w:val="18"/>
          <w:szCs w:val="18"/>
        </w:rPr>
        <w:t>万部，但瞬时进入的流量可能是几百几千万。又例如</w:t>
      </w:r>
      <w:r w:rsidRPr="00695F72">
        <w:rPr>
          <w:rFonts w:ascii="Helvetica" w:eastAsia="宋体" w:hAnsi="Helvetica" w:cs="Helvetica"/>
          <w:color w:val="000000"/>
          <w:kern w:val="0"/>
          <w:sz w:val="18"/>
          <w:szCs w:val="18"/>
        </w:rPr>
        <w:t>12306</w:t>
      </w:r>
      <w:r w:rsidRPr="00695F72">
        <w:rPr>
          <w:rFonts w:ascii="Helvetica" w:eastAsia="宋体" w:hAnsi="Helvetica" w:cs="Helvetica"/>
          <w:color w:val="000000"/>
          <w:kern w:val="0"/>
          <w:sz w:val="18"/>
          <w:szCs w:val="18"/>
        </w:rPr>
        <w:t>抢票，票是有限的，库存一份，瞬时流量非常多，都读相同的库存。读写冲突，锁非常严重，这是秒杀业务难的地方。那我们怎么优化秒杀业务的架构呢？</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t>二、优化方向</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优化方向有两个：</w:t>
      </w:r>
    </w:p>
    <w:p w:rsidR="00695F72" w:rsidRPr="00695F72" w:rsidRDefault="00695F72" w:rsidP="00695F72">
      <w:pPr>
        <w:widowControl/>
        <w:numPr>
          <w:ilvl w:val="0"/>
          <w:numId w:val="5"/>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将请求尽量拦截在系统上游（不要让锁冲突落到数据库上去）。传统秒杀系统之所以挂，请求都压倒了后端数据层，数据读写锁冲突严重，并发高响应慢，几乎所有请求都超时，流量虽大，下单成功的有效流量甚小。以</w:t>
      </w:r>
      <w:r w:rsidRPr="00695F72">
        <w:rPr>
          <w:rFonts w:ascii="Helvetica" w:eastAsia="宋体" w:hAnsi="Helvetica" w:cs="Helvetica"/>
          <w:color w:val="000000"/>
          <w:kern w:val="0"/>
          <w:sz w:val="18"/>
          <w:szCs w:val="18"/>
        </w:rPr>
        <w:t>12306</w:t>
      </w:r>
      <w:r w:rsidRPr="00695F72">
        <w:rPr>
          <w:rFonts w:ascii="Helvetica" w:eastAsia="宋体" w:hAnsi="Helvetica" w:cs="Helvetica"/>
          <w:color w:val="000000"/>
          <w:kern w:val="0"/>
          <w:sz w:val="18"/>
          <w:szCs w:val="18"/>
        </w:rPr>
        <w:t>为例，一趟火车其实只有</w:t>
      </w:r>
      <w:r w:rsidRPr="00695F72">
        <w:rPr>
          <w:rFonts w:ascii="Helvetica" w:eastAsia="宋体" w:hAnsi="Helvetica" w:cs="Helvetica"/>
          <w:color w:val="000000"/>
          <w:kern w:val="0"/>
          <w:sz w:val="18"/>
          <w:szCs w:val="18"/>
        </w:rPr>
        <w:t>2000</w:t>
      </w:r>
      <w:r w:rsidRPr="00695F72">
        <w:rPr>
          <w:rFonts w:ascii="Helvetica" w:eastAsia="宋体" w:hAnsi="Helvetica" w:cs="Helvetica"/>
          <w:color w:val="000000"/>
          <w:kern w:val="0"/>
          <w:sz w:val="18"/>
          <w:szCs w:val="18"/>
        </w:rPr>
        <w:t>张票，</w:t>
      </w:r>
      <w:r w:rsidRPr="00695F72">
        <w:rPr>
          <w:rFonts w:ascii="Helvetica" w:eastAsia="宋体" w:hAnsi="Helvetica" w:cs="Helvetica"/>
          <w:color w:val="000000"/>
          <w:kern w:val="0"/>
          <w:sz w:val="18"/>
          <w:szCs w:val="18"/>
        </w:rPr>
        <w:t>200w</w:t>
      </w:r>
      <w:r w:rsidRPr="00695F72">
        <w:rPr>
          <w:rFonts w:ascii="Helvetica" w:eastAsia="宋体" w:hAnsi="Helvetica" w:cs="Helvetica"/>
          <w:color w:val="000000"/>
          <w:kern w:val="0"/>
          <w:sz w:val="18"/>
          <w:szCs w:val="18"/>
        </w:rPr>
        <w:t>个人来买，基本没有人能买成功，请求有效率为</w:t>
      </w:r>
      <w:r w:rsidRPr="00695F72">
        <w:rPr>
          <w:rFonts w:ascii="Helvetica" w:eastAsia="宋体" w:hAnsi="Helvetica" w:cs="Helvetica"/>
          <w:color w:val="000000"/>
          <w:kern w:val="0"/>
          <w:sz w:val="18"/>
          <w:szCs w:val="18"/>
        </w:rPr>
        <w:t>0</w:t>
      </w:r>
      <w:r w:rsidRPr="00695F72">
        <w:rPr>
          <w:rFonts w:ascii="Helvetica" w:eastAsia="宋体" w:hAnsi="Helvetica" w:cs="Helvetica"/>
          <w:color w:val="000000"/>
          <w:kern w:val="0"/>
          <w:sz w:val="18"/>
          <w:szCs w:val="18"/>
        </w:rPr>
        <w:t>。</w:t>
      </w:r>
    </w:p>
    <w:p w:rsidR="00695F72" w:rsidRPr="00695F72" w:rsidRDefault="00695F72" w:rsidP="00695F72">
      <w:pPr>
        <w:widowControl/>
        <w:numPr>
          <w:ilvl w:val="0"/>
          <w:numId w:val="5"/>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充分利用缓存，秒杀买票，这是一个典型的读多些少的应用场景，大部分请求是车次查询，票查询，下单和支付才是写请求。一趟火车其实只有</w:t>
      </w:r>
      <w:r w:rsidRPr="00695F72">
        <w:rPr>
          <w:rFonts w:ascii="Helvetica" w:eastAsia="宋体" w:hAnsi="Helvetica" w:cs="Helvetica"/>
          <w:color w:val="000000"/>
          <w:kern w:val="0"/>
          <w:sz w:val="18"/>
          <w:szCs w:val="18"/>
        </w:rPr>
        <w:t>2000</w:t>
      </w:r>
      <w:r w:rsidRPr="00695F72">
        <w:rPr>
          <w:rFonts w:ascii="Helvetica" w:eastAsia="宋体" w:hAnsi="Helvetica" w:cs="Helvetica"/>
          <w:color w:val="000000"/>
          <w:kern w:val="0"/>
          <w:sz w:val="18"/>
          <w:szCs w:val="18"/>
        </w:rPr>
        <w:t>张票，</w:t>
      </w:r>
      <w:r w:rsidRPr="00695F72">
        <w:rPr>
          <w:rFonts w:ascii="Helvetica" w:eastAsia="宋体" w:hAnsi="Helvetica" w:cs="Helvetica"/>
          <w:color w:val="000000"/>
          <w:kern w:val="0"/>
          <w:sz w:val="18"/>
          <w:szCs w:val="18"/>
        </w:rPr>
        <w:t>200w</w:t>
      </w:r>
      <w:r w:rsidRPr="00695F72">
        <w:rPr>
          <w:rFonts w:ascii="Helvetica" w:eastAsia="宋体" w:hAnsi="Helvetica" w:cs="Helvetica"/>
          <w:color w:val="000000"/>
          <w:kern w:val="0"/>
          <w:sz w:val="18"/>
          <w:szCs w:val="18"/>
        </w:rPr>
        <w:t>个人来买，最多</w:t>
      </w:r>
      <w:r w:rsidRPr="00695F72">
        <w:rPr>
          <w:rFonts w:ascii="Helvetica" w:eastAsia="宋体" w:hAnsi="Helvetica" w:cs="Helvetica"/>
          <w:color w:val="000000"/>
          <w:kern w:val="0"/>
          <w:sz w:val="18"/>
          <w:szCs w:val="18"/>
        </w:rPr>
        <w:t>2000</w:t>
      </w:r>
      <w:r w:rsidRPr="00695F72">
        <w:rPr>
          <w:rFonts w:ascii="Helvetica" w:eastAsia="宋体" w:hAnsi="Helvetica" w:cs="Helvetica"/>
          <w:color w:val="000000"/>
          <w:kern w:val="0"/>
          <w:sz w:val="18"/>
          <w:szCs w:val="18"/>
        </w:rPr>
        <w:t>个人下单成功，其他人都是查询库存，写比例只有</w:t>
      </w:r>
      <w:r w:rsidRPr="00695F72">
        <w:rPr>
          <w:rFonts w:ascii="Helvetica" w:eastAsia="宋体" w:hAnsi="Helvetica" w:cs="Helvetica"/>
          <w:color w:val="000000"/>
          <w:kern w:val="0"/>
          <w:sz w:val="18"/>
          <w:szCs w:val="18"/>
        </w:rPr>
        <w:t>0.1%</w:t>
      </w:r>
      <w:r w:rsidRPr="00695F72">
        <w:rPr>
          <w:rFonts w:ascii="Helvetica" w:eastAsia="宋体" w:hAnsi="Helvetica" w:cs="Helvetica"/>
          <w:color w:val="000000"/>
          <w:kern w:val="0"/>
          <w:sz w:val="18"/>
          <w:szCs w:val="18"/>
        </w:rPr>
        <w:t>，读比例占</w:t>
      </w:r>
      <w:r w:rsidRPr="00695F72">
        <w:rPr>
          <w:rFonts w:ascii="Helvetica" w:eastAsia="宋体" w:hAnsi="Helvetica" w:cs="Helvetica"/>
          <w:color w:val="000000"/>
          <w:kern w:val="0"/>
          <w:sz w:val="18"/>
          <w:szCs w:val="18"/>
        </w:rPr>
        <w:t>99.9%</w:t>
      </w:r>
      <w:r w:rsidRPr="00695F72">
        <w:rPr>
          <w:rFonts w:ascii="Helvetica" w:eastAsia="宋体" w:hAnsi="Helvetica" w:cs="Helvetica"/>
          <w:color w:val="000000"/>
          <w:kern w:val="0"/>
          <w:sz w:val="18"/>
          <w:szCs w:val="18"/>
        </w:rPr>
        <w:t>，非常适合使用缓存来优化。好，后续讲讲怎么个</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将请求尽量拦截在系统上游</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法，以及怎么个</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缓存</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法，讲讲细节。</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t>三、常见秒杀架构</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常见的站点架构基本是这样的（特别是流量上亿的站点架构）</w:t>
      </w:r>
      <w:r w:rsidRPr="00695F72">
        <w:rPr>
          <w:rFonts w:ascii="Helvetica" w:eastAsia="宋体" w:hAnsi="Helvetica" w:cs="Helvetica"/>
          <w:color w:val="000000"/>
          <w:kern w:val="0"/>
          <w:sz w:val="18"/>
          <w:szCs w:val="18"/>
        </w:rPr>
        <w:t>:</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Pr>
          <w:rFonts w:ascii="Helvetica" w:eastAsia="宋体" w:hAnsi="Helvetica" w:cs="Helvetica"/>
          <w:noProof/>
          <w:color w:val="000000"/>
          <w:kern w:val="0"/>
          <w:sz w:val="18"/>
          <w:szCs w:val="18"/>
        </w:rPr>
        <w:lastRenderedPageBreak/>
        <w:drawing>
          <wp:inline distT="0" distB="0" distL="0" distR="0">
            <wp:extent cx="842645" cy="1582420"/>
            <wp:effectExtent l="19050" t="0" r="0" b="0"/>
            <wp:docPr id="30" name="图片 30" descr="http://cdn4.infoqstatic.com/statics_s2_20170516-0317u5/resource/articles/flash-deal-architecture-optimization/zh/resources/oqmJ8bfMUnEmdL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dn4.infoqstatic.com/statics_s2_20170516-0317u5/resource/articles/flash-deal-architecture-optimization/zh/resources/oqmJ8bfMUnEmdL1K.jpg"/>
                    <pic:cNvPicPr>
                      <a:picLocks noChangeAspect="1" noChangeArrowheads="1"/>
                    </pic:cNvPicPr>
                  </pic:nvPicPr>
                  <pic:blipFill>
                    <a:blip r:embed="rId55"/>
                    <a:srcRect/>
                    <a:stretch>
                      <a:fillRect/>
                    </a:stretch>
                  </pic:blipFill>
                  <pic:spPr bwMode="auto">
                    <a:xfrm>
                      <a:off x="0" y="0"/>
                      <a:ext cx="842645" cy="1582420"/>
                    </a:xfrm>
                    <a:prstGeom prst="rect">
                      <a:avLst/>
                    </a:prstGeom>
                    <a:noFill/>
                    <a:ln w="9525">
                      <a:noFill/>
                      <a:miter lim="800000"/>
                      <a:headEnd/>
                      <a:tailEnd/>
                    </a:ln>
                  </pic:spPr>
                </pic:pic>
              </a:graphicData>
            </a:graphic>
          </wp:inline>
        </w:drawing>
      </w:r>
    </w:p>
    <w:p w:rsidR="00695F72" w:rsidRPr="00695F72" w:rsidRDefault="00695F72" w:rsidP="00695F72">
      <w:pPr>
        <w:widowControl/>
        <w:numPr>
          <w:ilvl w:val="0"/>
          <w:numId w:val="6"/>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浏览器端，最上层，会执行到一些</w:t>
      </w:r>
      <w:r w:rsidRPr="00695F72">
        <w:rPr>
          <w:rFonts w:ascii="Helvetica" w:eastAsia="宋体" w:hAnsi="Helvetica" w:cs="Helvetica"/>
          <w:color w:val="000000"/>
          <w:kern w:val="0"/>
          <w:sz w:val="18"/>
          <w:szCs w:val="18"/>
        </w:rPr>
        <w:t>JS</w:t>
      </w:r>
      <w:r w:rsidRPr="00695F72">
        <w:rPr>
          <w:rFonts w:ascii="Helvetica" w:eastAsia="宋体" w:hAnsi="Helvetica" w:cs="Helvetica"/>
          <w:color w:val="000000"/>
          <w:kern w:val="0"/>
          <w:sz w:val="18"/>
          <w:szCs w:val="18"/>
        </w:rPr>
        <w:t>代码</w:t>
      </w:r>
    </w:p>
    <w:p w:rsidR="00695F72" w:rsidRPr="00695F72" w:rsidRDefault="00695F72" w:rsidP="00695F72">
      <w:pPr>
        <w:widowControl/>
        <w:numPr>
          <w:ilvl w:val="0"/>
          <w:numId w:val="6"/>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站点层，这一层会访问后端数据，拼</w:t>
      </w:r>
      <w:r w:rsidRPr="00695F72">
        <w:rPr>
          <w:rFonts w:ascii="Helvetica" w:eastAsia="宋体" w:hAnsi="Helvetica" w:cs="Helvetica"/>
          <w:color w:val="000000"/>
          <w:kern w:val="0"/>
          <w:sz w:val="18"/>
          <w:szCs w:val="18"/>
        </w:rPr>
        <w:t>HTML</w:t>
      </w:r>
      <w:r w:rsidRPr="00695F72">
        <w:rPr>
          <w:rFonts w:ascii="Helvetica" w:eastAsia="宋体" w:hAnsi="Helvetica" w:cs="Helvetica"/>
          <w:color w:val="000000"/>
          <w:kern w:val="0"/>
          <w:sz w:val="18"/>
          <w:szCs w:val="18"/>
        </w:rPr>
        <w:t>页面返回给浏览器</w:t>
      </w:r>
    </w:p>
    <w:p w:rsidR="00695F72" w:rsidRPr="00695F72" w:rsidRDefault="00695F72" w:rsidP="00695F72">
      <w:pPr>
        <w:widowControl/>
        <w:numPr>
          <w:ilvl w:val="0"/>
          <w:numId w:val="6"/>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服务层，向上游屏蔽底层数据细节，提供数据访问</w:t>
      </w:r>
    </w:p>
    <w:p w:rsidR="00695F72" w:rsidRPr="00695F72" w:rsidRDefault="00695F72" w:rsidP="00695F72">
      <w:pPr>
        <w:widowControl/>
        <w:numPr>
          <w:ilvl w:val="0"/>
          <w:numId w:val="6"/>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数据层，最终的库存是存在这里的，</w:t>
      </w:r>
      <w:r w:rsidRPr="00695F72">
        <w:rPr>
          <w:rFonts w:ascii="Helvetica" w:eastAsia="宋体" w:hAnsi="Helvetica" w:cs="Helvetica"/>
          <w:color w:val="000000"/>
          <w:kern w:val="0"/>
          <w:sz w:val="18"/>
          <w:szCs w:val="18"/>
        </w:rPr>
        <w:t>MySQL</w:t>
      </w:r>
      <w:r w:rsidRPr="00695F72">
        <w:rPr>
          <w:rFonts w:ascii="Helvetica" w:eastAsia="宋体" w:hAnsi="Helvetica" w:cs="Helvetica"/>
          <w:color w:val="000000"/>
          <w:kern w:val="0"/>
          <w:sz w:val="18"/>
          <w:szCs w:val="18"/>
        </w:rPr>
        <w:t>是一个典型（当然还有会缓存）</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这个图虽然简单，但能形象的说明大流量高并发的秒杀业务架构，大家要记得这一张图。</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后面细细解析各个层级怎么优化。</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t>四、各层次优化细节</w:t>
      </w:r>
    </w:p>
    <w:p w:rsidR="00695F72" w:rsidRPr="00695F72" w:rsidRDefault="00695F72" w:rsidP="00695F72">
      <w:pPr>
        <w:widowControl/>
        <w:shd w:val="clear" w:color="auto" w:fill="FFFFFF"/>
        <w:spacing w:after="125" w:line="451" w:lineRule="atLeast"/>
        <w:jc w:val="left"/>
        <w:outlineLvl w:val="2"/>
        <w:rPr>
          <w:rFonts w:ascii="Helvetica" w:eastAsia="宋体" w:hAnsi="Helvetica" w:cs="Helvetica"/>
          <w:color w:val="222222"/>
          <w:kern w:val="0"/>
          <w:sz w:val="23"/>
          <w:szCs w:val="23"/>
        </w:rPr>
      </w:pPr>
      <w:r w:rsidRPr="00695F72">
        <w:rPr>
          <w:rFonts w:ascii="Helvetica" w:eastAsia="宋体" w:hAnsi="Helvetica" w:cs="Helvetica"/>
          <w:color w:val="222222"/>
          <w:kern w:val="0"/>
          <w:sz w:val="23"/>
          <w:szCs w:val="23"/>
        </w:rPr>
        <w:t>第一层，客户端怎么优化（浏览器层，</w:t>
      </w:r>
      <w:r w:rsidRPr="00695F72">
        <w:rPr>
          <w:rFonts w:ascii="Helvetica" w:eastAsia="宋体" w:hAnsi="Helvetica" w:cs="Helvetica"/>
          <w:color w:val="222222"/>
          <w:kern w:val="0"/>
          <w:sz w:val="23"/>
          <w:szCs w:val="23"/>
        </w:rPr>
        <w:t>APP</w:t>
      </w:r>
      <w:r w:rsidRPr="00695F72">
        <w:rPr>
          <w:rFonts w:ascii="Helvetica" w:eastAsia="宋体" w:hAnsi="Helvetica" w:cs="Helvetica"/>
          <w:color w:val="222222"/>
          <w:kern w:val="0"/>
          <w:sz w:val="23"/>
          <w:szCs w:val="23"/>
        </w:rPr>
        <w:t>层）</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问大家一个问题，大家都玩过微信的摇一摇抢红包对吧，每次摇一摇，就会往后端发送请求么？回顾我们下单抢票的场景，点击了</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查询</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按钮之后，系统那个卡呀，进度条涨的慢呀，作为用户，我会不自觉的再去点击</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查询</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，对么？继续点，继续点，点点点</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有用么？平白无故的增加了系统负载，一个用户点</w:t>
      </w:r>
      <w:r w:rsidRPr="00695F72">
        <w:rPr>
          <w:rFonts w:ascii="Helvetica" w:eastAsia="宋体" w:hAnsi="Helvetica" w:cs="Helvetica"/>
          <w:color w:val="000000"/>
          <w:kern w:val="0"/>
          <w:sz w:val="18"/>
          <w:szCs w:val="18"/>
        </w:rPr>
        <w:t>5</w:t>
      </w:r>
      <w:r w:rsidRPr="00695F72">
        <w:rPr>
          <w:rFonts w:ascii="Helvetica" w:eastAsia="宋体" w:hAnsi="Helvetica" w:cs="Helvetica"/>
          <w:color w:val="000000"/>
          <w:kern w:val="0"/>
          <w:sz w:val="18"/>
          <w:szCs w:val="18"/>
        </w:rPr>
        <w:t>次，</w:t>
      </w:r>
      <w:r w:rsidRPr="00695F72">
        <w:rPr>
          <w:rFonts w:ascii="Helvetica" w:eastAsia="宋体" w:hAnsi="Helvetica" w:cs="Helvetica"/>
          <w:color w:val="000000"/>
          <w:kern w:val="0"/>
          <w:sz w:val="18"/>
          <w:szCs w:val="18"/>
        </w:rPr>
        <w:t>80%</w:t>
      </w:r>
      <w:r w:rsidRPr="00695F72">
        <w:rPr>
          <w:rFonts w:ascii="Helvetica" w:eastAsia="宋体" w:hAnsi="Helvetica" w:cs="Helvetica"/>
          <w:color w:val="000000"/>
          <w:kern w:val="0"/>
          <w:sz w:val="18"/>
          <w:szCs w:val="18"/>
        </w:rPr>
        <w:t>的请求是这么多出来的，怎么整？</w:t>
      </w:r>
    </w:p>
    <w:p w:rsidR="00695F72" w:rsidRPr="00695F72" w:rsidRDefault="00695F72" w:rsidP="00695F72">
      <w:pPr>
        <w:widowControl/>
        <w:numPr>
          <w:ilvl w:val="0"/>
          <w:numId w:val="7"/>
        </w:numPr>
        <w:shd w:val="clear" w:color="auto" w:fill="FFFFFF"/>
        <w:ind w:left="313"/>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产品层面，用户点击</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查询</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或者</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购票</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后，按钮置灰，禁止用户重复提交请求；</w:t>
      </w:r>
    </w:p>
    <w:p w:rsidR="00695F72" w:rsidRPr="00695F72" w:rsidRDefault="00695F72" w:rsidP="00695F72">
      <w:pPr>
        <w:widowControl/>
        <w:numPr>
          <w:ilvl w:val="0"/>
          <w:numId w:val="7"/>
        </w:numPr>
        <w:shd w:val="clear" w:color="auto" w:fill="FFFFFF"/>
        <w:ind w:left="313"/>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JS</w:t>
      </w:r>
      <w:r w:rsidRPr="00695F72">
        <w:rPr>
          <w:rFonts w:ascii="Helvetica" w:eastAsia="宋体" w:hAnsi="Helvetica" w:cs="Helvetica"/>
          <w:color w:val="000000"/>
          <w:kern w:val="0"/>
          <w:sz w:val="18"/>
          <w:szCs w:val="18"/>
        </w:rPr>
        <w:t>层面，限制用户在</w:t>
      </w:r>
      <w:r w:rsidRPr="00695F72">
        <w:rPr>
          <w:rFonts w:ascii="Helvetica" w:eastAsia="宋体" w:hAnsi="Helvetica" w:cs="Helvetica"/>
          <w:color w:val="000000"/>
          <w:kern w:val="0"/>
          <w:sz w:val="18"/>
          <w:szCs w:val="18"/>
        </w:rPr>
        <w:t>x</w:t>
      </w:r>
      <w:r w:rsidRPr="00695F72">
        <w:rPr>
          <w:rFonts w:ascii="Helvetica" w:eastAsia="宋体" w:hAnsi="Helvetica" w:cs="Helvetica"/>
          <w:color w:val="000000"/>
          <w:kern w:val="0"/>
          <w:sz w:val="18"/>
          <w:szCs w:val="18"/>
        </w:rPr>
        <w:t>秒之内只能提交一次请求；</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APP</w:t>
      </w:r>
      <w:r w:rsidRPr="00695F72">
        <w:rPr>
          <w:rFonts w:ascii="Helvetica" w:eastAsia="宋体" w:hAnsi="Helvetica" w:cs="Helvetica"/>
          <w:color w:val="000000"/>
          <w:kern w:val="0"/>
          <w:sz w:val="18"/>
          <w:szCs w:val="18"/>
        </w:rPr>
        <w:t>层面，可以做类似的事情，虽然你疯狂的在摇微信，其实</w:t>
      </w:r>
      <w:r w:rsidRPr="00695F72">
        <w:rPr>
          <w:rFonts w:ascii="Helvetica" w:eastAsia="宋体" w:hAnsi="Helvetica" w:cs="Helvetica"/>
          <w:color w:val="000000"/>
          <w:kern w:val="0"/>
          <w:sz w:val="18"/>
          <w:szCs w:val="18"/>
        </w:rPr>
        <w:t>x</w:t>
      </w:r>
      <w:r w:rsidRPr="00695F72">
        <w:rPr>
          <w:rFonts w:ascii="Helvetica" w:eastAsia="宋体" w:hAnsi="Helvetica" w:cs="Helvetica"/>
          <w:color w:val="000000"/>
          <w:kern w:val="0"/>
          <w:sz w:val="18"/>
          <w:szCs w:val="18"/>
        </w:rPr>
        <w:t>秒才向后端发起一次请求。这就是所谓的</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将请求尽量拦截在系统上游</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，越上游越好，浏览器层，</w:t>
      </w:r>
      <w:r w:rsidRPr="00695F72">
        <w:rPr>
          <w:rFonts w:ascii="Helvetica" w:eastAsia="宋体" w:hAnsi="Helvetica" w:cs="Helvetica"/>
          <w:color w:val="000000"/>
          <w:kern w:val="0"/>
          <w:sz w:val="18"/>
          <w:szCs w:val="18"/>
        </w:rPr>
        <w:t>APP</w:t>
      </w:r>
      <w:r w:rsidRPr="00695F72">
        <w:rPr>
          <w:rFonts w:ascii="Helvetica" w:eastAsia="宋体" w:hAnsi="Helvetica" w:cs="Helvetica"/>
          <w:color w:val="000000"/>
          <w:kern w:val="0"/>
          <w:sz w:val="18"/>
          <w:szCs w:val="18"/>
        </w:rPr>
        <w:t>层就给拦住，这样就能挡住</w:t>
      </w:r>
      <w:r w:rsidRPr="00695F72">
        <w:rPr>
          <w:rFonts w:ascii="Helvetica" w:eastAsia="宋体" w:hAnsi="Helvetica" w:cs="Helvetica"/>
          <w:color w:val="000000"/>
          <w:kern w:val="0"/>
          <w:sz w:val="18"/>
          <w:szCs w:val="18"/>
        </w:rPr>
        <w:t>80%+</w:t>
      </w:r>
      <w:r w:rsidRPr="00695F72">
        <w:rPr>
          <w:rFonts w:ascii="Helvetica" w:eastAsia="宋体" w:hAnsi="Helvetica" w:cs="Helvetica"/>
          <w:color w:val="000000"/>
          <w:kern w:val="0"/>
          <w:sz w:val="18"/>
          <w:szCs w:val="18"/>
        </w:rPr>
        <w:t>的请求，这种办法只能拦住普通用户（但</w:t>
      </w:r>
      <w:r w:rsidRPr="00695F72">
        <w:rPr>
          <w:rFonts w:ascii="Helvetica" w:eastAsia="宋体" w:hAnsi="Helvetica" w:cs="Helvetica"/>
          <w:color w:val="000000"/>
          <w:kern w:val="0"/>
          <w:sz w:val="18"/>
          <w:szCs w:val="18"/>
        </w:rPr>
        <w:t>99%</w:t>
      </w:r>
      <w:r w:rsidRPr="00695F72">
        <w:rPr>
          <w:rFonts w:ascii="Helvetica" w:eastAsia="宋体" w:hAnsi="Helvetica" w:cs="Helvetica"/>
          <w:color w:val="000000"/>
          <w:kern w:val="0"/>
          <w:sz w:val="18"/>
          <w:szCs w:val="18"/>
        </w:rPr>
        <w:t>的用户是普通用户）对于群内的高端程序员是拦不住的。</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FireBug</w:t>
      </w:r>
      <w:r w:rsidRPr="00695F72">
        <w:rPr>
          <w:rFonts w:ascii="Helvetica" w:eastAsia="宋体" w:hAnsi="Helvetica" w:cs="Helvetica"/>
          <w:color w:val="000000"/>
          <w:kern w:val="0"/>
          <w:sz w:val="18"/>
          <w:szCs w:val="18"/>
        </w:rPr>
        <w:t>一抓包，</w:t>
      </w:r>
      <w:r w:rsidRPr="00695F72">
        <w:rPr>
          <w:rFonts w:ascii="Helvetica" w:eastAsia="宋体" w:hAnsi="Helvetica" w:cs="Helvetica"/>
          <w:color w:val="000000"/>
          <w:kern w:val="0"/>
          <w:sz w:val="18"/>
          <w:szCs w:val="18"/>
        </w:rPr>
        <w:t>HTTP</w:t>
      </w:r>
      <w:r w:rsidRPr="00695F72">
        <w:rPr>
          <w:rFonts w:ascii="Helvetica" w:eastAsia="宋体" w:hAnsi="Helvetica" w:cs="Helvetica"/>
          <w:color w:val="000000"/>
          <w:kern w:val="0"/>
          <w:sz w:val="18"/>
          <w:szCs w:val="18"/>
        </w:rPr>
        <w:t>长啥样都知道，</w:t>
      </w:r>
      <w:r w:rsidRPr="00695F72">
        <w:rPr>
          <w:rFonts w:ascii="Helvetica" w:eastAsia="宋体" w:hAnsi="Helvetica" w:cs="Helvetica"/>
          <w:color w:val="000000"/>
          <w:kern w:val="0"/>
          <w:sz w:val="18"/>
          <w:szCs w:val="18"/>
        </w:rPr>
        <w:t>JS</w:t>
      </w:r>
      <w:r w:rsidRPr="00695F72">
        <w:rPr>
          <w:rFonts w:ascii="Helvetica" w:eastAsia="宋体" w:hAnsi="Helvetica" w:cs="Helvetica"/>
          <w:color w:val="000000"/>
          <w:kern w:val="0"/>
          <w:sz w:val="18"/>
          <w:szCs w:val="18"/>
        </w:rPr>
        <w:t>是万万拦不住程序员写</w:t>
      </w:r>
      <w:r w:rsidRPr="00695F72">
        <w:rPr>
          <w:rFonts w:ascii="Helvetica" w:eastAsia="宋体" w:hAnsi="Helvetica" w:cs="Helvetica"/>
          <w:color w:val="000000"/>
          <w:kern w:val="0"/>
          <w:sz w:val="18"/>
          <w:szCs w:val="18"/>
        </w:rPr>
        <w:t>for</w:t>
      </w:r>
      <w:r w:rsidRPr="00695F72">
        <w:rPr>
          <w:rFonts w:ascii="Helvetica" w:eastAsia="宋体" w:hAnsi="Helvetica" w:cs="Helvetica"/>
          <w:color w:val="000000"/>
          <w:kern w:val="0"/>
          <w:sz w:val="18"/>
          <w:szCs w:val="18"/>
        </w:rPr>
        <w:t>循环，调用</w:t>
      </w:r>
      <w:r w:rsidRPr="00695F72">
        <w:rPr>
          <w:rFonts w:ascii="Helvetica" w:eastAsia="宋体" w:hAnsi="Helvetica" w:cs="Helvetica"/>
          <w:color w:val="000000"/>
          <w:kern w:val="0"/>
          <w:sz w:val="18"/>
          <w:szCs w:val="18"/>
        </w:rPr>
        <w:t>HTTP</w:t>
      </w:r>
      <w:r w:rsidRPr="00695F72">
        <w:rPr>
          <w:rFonts w:ascii="Helvetica" w:eastAsia="宋体" w:hAnsi="Helvetica" w:cs="Helvetica"/>
          <w:color w:val="000000"/>
          <w:kern w:val="0"/>
          <w:sz w:val="18"/>
          <w:szCs w:val="18"/>
        </w:rPr>
        <w:t>接口的，这部分请求怎么处理？</w:t>
      </w:r>
    </w:p>
    <w:p w:rsidR="00695F72" w:rsidRPr="00695F72" w:rsidRDefault="00695F72" w:rsidP="00695F72">
      <w:pPr>
        <w:widowControl/>
        <w:shd w:val="clear" w:color="auto" w:fill="FFFFFF"/>
        <w:spacing w:after="125" w:line="451" w:lineRule="atLeast"/>
        <w:jc w:val="left"/>
        <w:outlineLvl w:val="2"/>
        <w:rPr>
          <w:rFonts w:ascii="Helvetica" w:eastAsia="宋体" w:hAnsi="Helvetica" w:cs="Helvetica"/>
          <w:color w:val="222222"/>
          <w:kern w:val="0"/>
          <w:sz w:val="23"/>
          <w:szCs w:val="23"/>
        </w:rPr>
      </w:pPr>
      <w:r w:rsidRPr="00695F72">
        <w:rPr>
          <w:rFonts w:ascii="Helvetica" w:eastAsia="宋体" w:hAnsi="Helvetica" w:cs="Helvetica"/>
          <w:color w:val="222222"/>
          <w:kern w:val="0"/>
          <w:sz w:val="23"/>
          <w:szCs w:val="23"/>
        </w:rPr>
        <w:t>第二层，站点层面的请求拦截</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怎么拦截？怎么防止程序员写</w:t>
      </w:r>
      <w:r w:rsidRPr="00695F72">
        <w:rPr>
          <w:rFonts w:ascii="Helvetica" w:eastAsia="宋体" w:hAnsi="Helvetica" w:cs="Helvetica"/>
          <w:color w:val="000000"/>
          <w:kern w:val="0"/>
          <w:sz w:val="18"/>
          <w:szCs w:val="18"/>
        </w:rPr>
        <w:t>for</w:t>
      </w:r>
      <w:r w:rsidRPr="00695F72">
        <w:rPr>
          <w:rFonts w:ascii="Helvetica" w:eastAsia="宋体" w:hAnsi="Helvetica" w:cs="Helvetica"/>
          <w:color w:val="000000"/>
          <w:kern w:val="0"/>
          <w:sz w:val="18"/>
          <w:szCs w:val="18"/>
        </w:rPr>
        <w:t>循环调用，有去重依据么？</w:t>
      </w:r>
      <w:r w:rsidRPr="00695F72">
        <w:rPr>
          <w:rFonts w:ascii="Helvetica" w:eastAsia="宋体" w:hAnsi="Helvetica" w:cs="Helvetica"/>
          <w:color w:val="000000"/>
          <w:kern w:val="0"/>
          <w:sz w:val="18"/>
          <w:szCs w:val="18"/>
        </w:rPr>
        <w:t>IP</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cookie-id</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想复杂了，这类业务都需要登录，用</w:t>
      </w:r>
      <w:r w:rsidRPr="00695F72">
        <w:rPr>
          <w:rFonts w:ascii="Helvetica" w:eastAsia="宋体" w:hAnsi="Helvetica" w:cs="Helvetica"/>
          <w:color w:val="000000"/>
          <w:kern w:val="0"/>
          <w:sz w:val="18"/>
          <w:szCs w:val="18"/>
        </w:rPr>
        <w:t>uid</w:t>
      </w:r>
      <w:r w:rsidRPr="00695F72">
        <w:rPr>
          <w:rFonts w:ascii="Helvetica" w:eastAsia="宋体" w:hAnsi="Helvetica" w:cs="Helvetica"/>
          <w:color w:val="000000"/>
          <w:kern w:val="0"/>
          <w:sz w:val="18"/>
          <w:szCs w:val="18"/>
        </w:rPr>
        <w:t>即可。在站点层面，对</w:t>
      </w:r>
      <w:r w:rsidRPr="00695F72">
        <w:rPr>
          <w:rFonts w:ascii="Helvetica" w:eastAsia="宋体" w:hAnsi="Helvetica" w:cs="Helvetica"/>
          <w:color w:val="000000"/>
          <w:kern w:val="0"/>
          <w:sz w:val="18"/>
          <w:szCs w:val="18"/>
        </w:rPr>
        <w:t>uid</w:t>
      </w:r>
      <w:r w:rsidRPr="00695F72">
        <w:rPr>
          <w:rFonts w:ascii="Helvetica" w:eastAsia="宋体" w:hAnsi="Helvetica" w:cs="Helvetica"/>
          <w:color w:val="000000"/>
          <w:kern w:val="0"/>
          <w:sz w:val="18"/>
          <w:szCs w:val="18"/>
        </w:rPr>
        <w:t>进行请求计数和去重，甚至不需要统一存储计数，直接站点层内存存储（这样计数会不准，但最简单）。一个</w:t>
      </w:r>
      <w:r w:rsidRPr="00695F72">
        <w:rPr>
          <w:rFonts w:ascii="Helvetica" w:eastAsia="宋体" w:hAnsi="Helvetica" w:cs="Helvetica"/>
          <w:color w:val="000000"/>
          <w:kern w:val="0"/>
          <w:sz w:val="18"/>
          <w:szCs w:val="18"/>
        </w:rPr>
        <w:t>uid</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5</w:t>
      </w:r>
      <w:r w:rsidRPr="00695F72">
        <w:rPr>
          <w:rFonts w:ascii="Helvetica" w:eastAsia="宋体" w:hAnsi="Helvetica" w:cs="Helvetica"/>
          <w:color w:val="000000"/>
          <w:kern w:val="0"/>
          <w:sz w:val="18"/>
          <w:szCs w:val="18"/>
        </w:rPr>
        <w:t>秒只准透过</w:t>
      </w:r>
      <w:r w:rsidRPr="00695F72">
        <w:rPr>
          <w:rFonts w:ascii="Helvetica" w:eastAsia="宋体" w:hAnsi="Helvetica" w:cs="Helvetica"/>
          <w:color w:val="000000"/>
          <w:kern w:val="0"/>
          <w:sz w:val="18"/>
          <w:szCs w:val="18"/>
        </w:rPr>
        <w:t>1</w:t>
      </w:r>
      <w:r w:rsidRPr="00695F72">
        <w:rPr>
          <w:rFonts w:ascii="Helvetica" w:eastAsia="宋体" w:hAnsi="Helvetica" w:cs="Helvetica"/>
          <w:color w:val="000000"/>
          <w:kern w:val="0"/>
          <w:sz w:val="18"/>
          <w:szCs w:val="18"/>
        </w:rPr>
        <w:t>个请求，这样又能拦住</w:t>
      </w:r>
      <w:r w:rsidRPr="00695F72">
        <w:rPr>
          <w:rFonts w:ascii="Helvetica" w:eastAsia="宋体" w:hAnsi="Helvetica" w:cs="Helvetica"/>
          <w:color w:val="000000"/>
          <w:kern w:val="0"/>
          <w:sz w:val="18"/>
          <w:szCs w:val="18"/>
        </w:rPr>
        <w:t>99%</w:t>
      </w:r>
      <w:r w:rsidRPr="00695F72">
        <w:rPr>
          <w:rFonts w:ascii="Helvetica" w:eastAsia="宋体" w:hAnsi="Helvetica" w:cs="Helvetica"/>
          <w:color w:val="000000"/>
          <w:kern w:val="0"/>
          <w:sz w:val="18"/>
          <w:szCs w:val="18"/>
        </w:rPr>
        <w:t>的</w:t>
      </w:r>
      <w:r w:rsidRPr="00695F72">
        <w:rPr>
          <w:rFonts w:ascii="Helvetica" w:eastAsia="宋体" w:hAnsi="Helvetica" w:cs="Helvetica"/>
          <w:color w:val="000000"/>
          <w:kern w:val="0"/>
          <w:sz w:val="18"/>
          <w:szCs w:val="18"/>
        </w:rPr>
        <w:t>for</w:t>
      </w:r>
      <w:r w:rsidRPr="00695F72">
        <w:rPr>
          <w:rFonts w:ascii="Helvetica" w:eastAsia="宋体" w:hAnsi="Helvetica" w:cs="Helvetica"/>
          <w:color w:val="000000"/>
          <w:kern w:val="0"/>
          <w:sz w:val="18"/>
          <w:szCs w:val="18"/>
        </w:rPr>
        <w:t>循环请求。</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5s</w:t>
      </w:r>
      <w:r w:rsidRPr="00695F72">
        <w:rPr>
          <w:rFonts w:ascii="Helvetica" w:eastAsia="宋体" w:hAnsi="Helvetica" w:cs="Helvetica"/>
          <w:color w:val="000000"/>
          <w:kern w:val="0"/>
          <w:sz w:val="18"/>
          <w:szCs w:val="18"/>
        </w:rPr>
        <w:t>只透过一个请求，其余的请求怎么办？缓存，页面缓存，同一个</w:t>
      </w:r>
      <w:r w:rsidRPr="00695F72">
        <w:rPr>
          <w:rFonts w:ascii="Helvetica" w:eastAsia="宋体" w:hAnsi="Helvetica" w:cs="Helvetica"/>
          <w:color w:val="000000"/>
          <w:kern w:val="0"/>
          <w:sz w:val="18"/>
          <w:szCs w:val="18"/>
        </w:rPr>
        <w:t>uid</w:t>
      </w:r>
      <w:r w:rsidRPr="00695F72">
        <w:rPr>
          <w:rFonts w:ascii="Helvetica" w:eastAsia="宋体" w:hAnsi="Helvetica" w:cs="Helvetica"/>
          <w:color w:val="000000"/>
          <w:kern w:val="0"/>
          <w:sz w:val="18"/>
          <w:szCs w:val="18"/>
        </w:rPr>
        <w:t>，限制访问频度，做页面缓存，</w:t>
      </w:r>
      <w:r w:rsidRPr="00695F72">
        <w:rPr>
          <w:rFonts w:ascii="Helvetica" w:eastAsia="宋体" w:hAnsi="Helvetica" w:cs="Helvetica"/>
          <w:color w:val="000000"/>
          <w:kern w:val="0"/>
          <w:sz w:val="18"/>
          <w:szCs w:val="18"/>
        </w:rPr>
        <w:t>x</w:t>
      </w:r>
      <w:r w:rsidRPr="00695F72">
        <w:rPr>
          <w:rFonts w:ascii="Helvetica" w:eastAsia="宋体" w:hAnsi="Helvetica" w:cs="Helvetica"/>
          <w:color w:val="000000"/>
          <w:kern w:val="0"/>
          <w:sz w:val="18"/>
          <w:szCs w:val="18"/>
        </w:rPr>
        <w:t>秒内到达站点层的请求，均返回同一页面。同一个</w:t>
      </w:r>
      <w:r w:rsidRPr="00695F72">
        <w:rPr>
          <w:rFonts w:ascii="Helvetica" w:eastAsia="宋体" w:hAnsi="Helvetica" w:cs="Helvetica"/>
          <w:color w:val="000000"/>
          <w:kern w:val="0"/>
          <w:sz w:val="18"/>
          <w:szCs w:val="18"/>
        </w:rPr>
        <w:t>item</w:t>
      </w:r>
      <w:r w:rsidRPr="00695F72">
        <w:rPr>
          <w:rFonts w:ascii="Helvetica" w:eastAsia="宋体" w:hAnsi="Helvetica" w:cs="Helvetica"/>
          <w:color w:val="000000"/>
          <w:kern w:val="0"/>
          <w:sz w:val="18"/>
          <w:szCs w:val="18"/>
        </w:rPr>
        <w:t>的查询，例如车次，做页面缓存，</w:t>
      </w:r>
      <w:r w:rsidRPr="00695F72">
        <w:rPr>
          <w:rFonts w:ascii="Helvetica" w:eastAsia="宋体" w:hAnsi="Helvetica" w:cs="Helvetica"/>
          <w:color w:val="000000"/>
          <w:kern w:val="0"/>
          <w:sz w:val="18"/>
          <w:szCs w:val="18"/>
        </w:rPr>
        <w:t>x</w:t>
      </w:r>
      <w:r w:rsidRPr="00695F72">
        <w:rPr>
          <w:rFonts w:ascii="Helvetica" w:eastAsia="宋体" w:hAnsi="Helvetica" w:cs="Helvetica"/>
          <w:color w:val="000000"/>
          <w:kern w:val="0"/>
          <w:sz w:val="18"/>
          <w:szCs w:val="18"/>
        </w:rPr>
        <w:t>秒内到达站点层的请求，均返回同一页面。如此限流，既能保证用户有良好的用户体验（没有返回</w:t>
      </w:r>
      <w:r w:rsidRPr="00695F72">
        <w:rPr>
          <w:rFonts w:ascii="Helvetica" w:eastAsia="宋体" w:hAnsi="Helvetica" w:cs="Helvetica"/>
          <w:color w:val="000000"/>
          <w:kern w:val="0"/>
          <w:sz w:val="18"/>
          <w:szCs w:val="18"/>
        </w:rPr>
        <w:t>404</w:t>
      </w:r>
      <w:r w:rsidRPr="00695F72">
        <w:rPr>
          <w:rFonts w:ascii="Helvetica" w:eastAsia="宋体" w:hAnsi="Helvetica" w:cs="Helvetica"/>
          <w:color w:val="000000"/>
          <w:kern w:val="0"/>
          <w:sz w:val="18"/>
          <w:szCs w:val="18"/>
        </w:rPr>
        <w:t>）又能保证系统的健壮性（利用页面缓存，把请求拦截在站点层了）。</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lastRenderedPageBreak/>
        <w:t>页面缓存不一定要保证所有站点返回一致的页面，直接放在每个站点的内存也是可以的。优点是简单，坏处是</w:t>
      </w:r>
      <w:r w:rsidRPr="00695F72">
        <w:rPr>
          <w:rFonts w:ascii="Helvetica" w:eastAsia="宋体" w:hAnsi="Helvetica" w:cs="Helvetica"/>
          <w:color w:val="000000"/>
          <w:kern w:val="0"/>
          <w:sz w:val="18"/>
          <w:szCs w:val="18"/>
        </w:rPr>
        <w:t>HTTP</w:t>
      </w:r>
      <w:r w:rsidRPr="00695F72">
        <w:rPr>
          <w:rFonts w:ascii="Helvetica" w:eastAsia="宋体" w:hAnsi="Helvetica" w:cs="Helvetica"/>
          <w:color w:val="000000"/>
          <w:kern w:val="0"/>
          <w:sz w:val="18"/>
          <w:szCs w:val="18"/>
        </w:rPr>
        <w:t>请求落到不同的站点，返回的车票数据可能不一样，这是站点层的请求拦截与缓存优化。</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好，这个方式拦住了写</w:t>
      </w:r>
      <w:r w:rsidRPr="00695F72">
        <w:rPr>
          <w:rFonts w:ascii="Helvetica" w:eastAsia="宋体" w:hAnsi="Helvetica" w:cs="Helvetica"/>
          <w:color w:val="000000"/>
          <w:kern w:val="0"/>
          <w:sz w:val="18"/>
          <w:szCs w:val="18"/>
        </w:rPr>
        <w:t>for</w:t>
      </w:r>
      <w:r w:rsidRPr="00695F72">
        <w:rPr>
          <w:rFonts w:ascii="Helvetica" w:eastAsia="宋体" w:hAnsi="Helvetica" w:cs="Helvetica"/>
          <w:color w:val="000000"/>
          <w:kern w:val="0"/>
          <w:sz w:val="18"/>
          <w:szCs w:val="18"/>
        </w:rPr>
        <w:t>循环发</w:t>
      </w:r>
      <w:r w:rsidRPr="00695F72">
        <w:rPr>
          <w:rFonts w:ascii="Helvetica" w:eastAsia="宋体" w:hAnsi="Helvetica" w:cs="Helvetica"/>
          <w:color w:val="000000"/>
          <w:kern w:val="0"/>
          <w:sz w:val="18"/>
          <w:szCs w:val="18"/>
        </w:rPr>
        <w:t>HTTP</w:t>
      </w:r>
      <w:r w:rsidRPr="00695F72">
        <w:rPr>
          <w:rFonts w:ascii="Helvetica" w:eastAsia="宋体" w:hAnsi="Helvetica" w:cs="Helvetica"/>
          <w:color w:val="000000"/>
          <w:kern w:val="0"/>
          <w:sz w:val="18"/>
          <w:szCs w:val="18"/>
        </w:rPr>
        <w:t>请求的程序员，有些高端程序员（黑客）控制了</w:t>
      </w:r>
      <w:r w:rsidRPr="00695F72">
        <w:rPr>
          <w:rFonts w:ascii="Helvetica" w:eastAsia="宋体" w:hAnsi="Helvetica" w:cs="Helvetica"/>
          <w:color w:val="000000"/>
          <w:kern w:val="0"/>
          <w:sz w:val="18"/>
          <w:szCs w:val="18"/>
        </w:rPr>
        <w:t>10w</w:t>
      </w:r>
      <w:r w:rsidRPr="00695F72">
        <w:rPr>
          <w:rFonts w:ascii="Helvetica" w:eastAsia="宋体" w:hAnsi="Helvetica" w:cs="Helvetica"/>
          <w:color w:val="000000"/>
          <w:kern w:val="0"/>
          <w:sz w:val="18"/>
          <w:szCs w:val="18"/>
        </w:rPr>
        <w:t>个肉鸡，手里有</w:t>
      </w:r>
      <w:r w:rsidRPr="00695F72">
        <w:rPr>
          <w:rFonts w:ascii="Helvetica" w:eastAsia="宋体" w:hAnsi="Helvetica" w:cs="Helvetica"/>
          <w:color w:val="000000"/>
          <w:kern w:val="0"/>
          <w:sz w:val="18"/>
          <w:szCs w:val="18"/>
        </w:rPr>
        <w:t>10w</w:t>
      </w:r>
      <w:r w:rsidRPr="00695F72">
        <w:rPr>
          <w:rFonts w:ascii="Helvetica" w:eastAsia="宋体" w:hAnsi="Helvetica" w:cs="Helvetica"/>
          <w:color w:val="000000"/>
          <w:kern w:val="0"/>
          <w:sz w:val="18"/>
          <w:szCs w:val="18"/>
        </w:rPr>
        <w:t>个</w:t>
      </w:r>
      <w:r w:rsidRPr="00695F72">
        <w:rPr>
          <w:rFonts w:ascii="Helvetica" w:eastAsia="宋体" w:hAnsi="Helvetica" w:cs="Helvetica"/>
          <w:color w:val="000000"/>
          <w:kern w:val="0"/>
          <w:sz w:val="18"/>
          <w:szCs w:val="18"/>
        </w:rPr>
        <w:t>uid</w:t>
      </w:r>
      <w:r w:rsidRPr="00695F72">
        <w:rPr>
          <w:rFonts w:ascii="Helvetica" w:eastAsia="宋体" w:hAnsi="Helvetica" w:cs="Helvetica"/>
          <w:color w:val="000000"/>
          <w:kern w:val="0"/>
          <w:sz w:val="18"/>
          <w:szCs w:val="18"/>
        </w:rPr>
        <w:t>，同时发请求（先不考虑实名制的问题，小米抢手机不需要实名制），这下怎么办，站点层按照</w:t>
      </w:r>
      <w:r w:rsidRPr="00695F72">
        <w:rPr>
          <w:rFonts w:ascii="Helvetica" w:eastAsia="宋体" w:hAnsi="Helvetica" w:cs="Helvetica"/>
          <w:color w:val="000000"/>
          <w:kern w:val="0"/>
          <w:sz w:val="18"/>
          <w:szCs w:val="18"/>
        </w:rPr>
        <w:t>uid</w:t>
      </w:r>
      <w:r w:rsidRPr="00695F72">
        <w:rPr>
          <w:rFonts w:ascii="Helvetica" w:eastAsia="宋体" w:hAnsi="Helvetica" w:cs="Helvetica"/>
          <w:color w:val="000000"/>
          <w:kern w:val="0"/>
          <w:sz w:val="18"/>
          <w:szCs w:val="18"/>
        </w:rPr>
        <w:t>限流拦不住了。</w:t>
      </w:r>
    </w:p>
    <w:p w:rsidR="00695F72" w:rsidRPr="00695F72" w:rsidRDefault="00695F72" w:rsidP="00695F72">
      <w:pPr>
        <w:widowControl/>
        <w:shd w:val="clear" w:color="auto" w:fill="FFFFFF"/>
        <w:spacing w:after="125" w:line="451" w:lineRule="atLeast"/>
        <w:jc w:val="left"/>
        <w:outlineLvl w:val="2"/>
        <w:rPr>
          <w:rFonts w:ascii="Helvetica" w:eastAsia="宋体" w:hAnsi="Helvetica" w:cs="Helvetica"/>
          <w:color w:val="222222"/>
          <w:kern w:val="0"/>
          <w:sz w:val="23"/>
          <w:szCs w:val="23"/>
        </w:rPr>
      </w:pPr>
      <w:r w:rsidRPr="00695F72">
        <w:rPr>
          <w:rFonts w:ascii="Helvetica" w:eastAsia="宋体" w:hAnsi="Helvetica" w:cs="Helvetica"/>
          <w:color w:val="222222"/>
          <w:kern w:val="0"/>
          <w:sz w:val="23"/>
          <w:szCs w:val="23"/>
        </w:rPr>
        <w:t>第三层</w:t>
      </w:r>
      <w:r w:rsidRPr="00695F72">
        <w:rPr>
          <w:rFonts w:ascii="Helvetica" w:eastAsia="宋体" w:hAnsi="Helvetica" w:cs="Helvetica"/>
          <w:color w:val="222222"/>
          <w:kern w:val="0"/>
          <w:sz w:val="23"/>
          <w:szCs w:val="23"/>
        </w:rPr>
        <w:t xml:space="preserve"> </w:t>
      </w:r>
      <w:r w:rsidRPr="00695F72">
        <w:rPr>
          <w:rFonts w:ascii="Helvetica" w:eastAsia="宋体" w:hAnsi="Helvetica" w:cs="Helvetica"/>
          <w:color w:val="222222"/>
          <w:kern w:val="0"/>
          <w:sz w:val="23"/>
          <w:szCs w:val="23"/>
        </w:rPr>
        <w:t>服务层来拦截（反正就是不要让请求落到数据库上去）</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服务层怎么拦截？大哥，我是服务层，我清楚的知道小米只有</w:t>
      </w:r>
      <w:r w:rsidRPr="00695F72">
        <w:rPr>
          <w:rFonts w:ascii="Helvetica" w:eastAsia="宋体" w:hAnsi="Helvetica" w:cs="Helvetica"/>
          <w:color w:val="000000"/>
          <w:kern w:val="0"/>
          <w:sz w:val="18"/>
          <w:szCs w:val="18"/>
        </w:rPr>
        <w:t>1</w:t>
      </w:r>
      <w:r w:rsidRPr="00695F72">
        <w:rPr>
          <w:rFonts w:ascii="Helvetica" w:eastAsia="宋体" w:hAnsi="Helvetica" w:cs="Helvetica"/>
          <w:color w:val="000000"/>
          <w:kern w:val="0"/>
          <w:sz w:val="18"/>
          <w:szCs w:val="18"/>
        </w:rPr>
        <w:t>万部手机，我清楚的知道一列火车只有</w:t>
      </w:r>
      <w:r w:rsidRPr="00695F72">
        <w:rPr>
          <w:rFonts w:ascii="Helvetica" w:eastAsia="宋体" w:hAnsi="Helvetica" w:cs="Helvetica"/>
          <w:color w:val="000000"/>
          <w:kern w:val="0"/>
          <w:sz w:val="18"/>
          <w:szCs w:val="18"/>
        </w:rPr>
        <w:t>2000</w:t>
      </w:r>
      <w:r w:rsidRPr="00695F72">
        <w:rPr>
          <w:rFonts w:ascii="Helvetica" w:eastAsia="宋体" w:hAnsi="Helvetica" w:cs="Helvetica"/>
          <w:color w:val="000000"/>
          <w:kern w:val="0"/>
          <w:sz w:val="18"/>
          <w:szCs w:val="18"/>
        </w:rPr>
        <w:t>张车票，我透</w:t>
      </w:r>
      <w:r w:rsidRPr="00695F72">
        <w:rPr>
          <w:rFonts w:ascii="Helvetica" w:eastAsia="宋体" w:hAnsi="Helvetica" w:cs="Helvetica"/>
          <w:color w:val="000000"/>
          <w:kern w:val="0"/>
          <w:sz w:val="18"/>
          <w:szCs w:val="18"/>
        </w:rPr>
        <w:t>10w</w:t>
      </w:r>
      <w:r w:rsidRPr="00695F72">
        <w:rPr>
          <w:rFonts w:ascii="Helvetica" w:eastAsia="宋体" w:hAnsi="Helvetica" w:cs="Helvetica"/>
          <w:color w:val="000000"/>
          <w:kern w:val="0"/>
          <w:sz w:val="18"/>
          <w:szCs w:val="18"/>
        </w:rPr>
        <w:t>个请求去数据库有什么意义呢？没错，请求队列！</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对于写请求，做请求队列，每次只透有限的写请求去数据层（下订单，支付这样的写业务）：</w:t>
      </w:r>
    </w:p>
    <w:p w:rsidR="00695F72" w:rsidRPr="00695F72" w:rsidRDefault="00695F72" w:rsidP="00695F72">
      <w:pPr>
        <w:widowControl/>
        <w:numPr>
          <w:ilvl w:val="0"/>
          <w:numId w:val="8"/>
        </w:numPr>
        <w:shd w:val="clear" w:color="auto" w:fill="FFFFFF"/>
        <w:ind w:left="313"/>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1w</w:t>
      </w:r>
      <w:r w:rsidRPr="00695F72">
        <w:rPr>
          <w:rFonts w:ascii="Helvetica" w:eastAsia="宋体" w:hAnsi="Helvetica" w:cs="Helvetica"/>
          <w:color w:val="000000"/>
          <w:kern w:val="0"/>
          <w:sz w:val="18"/>
          <w:szCs w:val="18"/>
        </w:rPr>
        <w:t>部手机，只透</w:t>
      </w:r>
      <w:r w:rsidRPr="00695F72">
        <w:rPr>
          <w:rFonts w:ascii="Helvetica" w:eastAsia="宋体" w:hAnsi="Helvetica" w:cs="Helvetica"/>
          <w:color w:val="000000"/>
          <w:kern w:val="0"/>
          <w:sz w:val="18"/>
          <w:szCs w:val="18"/>
        </w:rPr>
        <w:t>1w</w:t>
      </w:r>
      <w:r w:rsidRPr="00695F72">
        <w:rPr>
          <w:rFonts w:ascii="Helvetica" w:eastAsia="宋体" w:hAnsi="Helvetica" w:cs="Helvetica"/>
          <w:color w:val="000000"/>
          <w:kern w:val="0"/>
          <w:sz w:val="18"/>
          <w:szCs w:val="18"/>
        </w:rPr>
        <w:t>个下单请求去</w:t>
      </w:r>
      <w:r w:rsidRPr="00695F72">
        <w:rPr>
          <w:rFonts w:ascii="Helvetica" w:eastAsia="宋体" w:hAnsi="Helvetica" w:cs="Helvetica"/>
          <w:color w:val="000000"/>
          <w:kern w:val="0"/>
          <w:sz w:val="18"/>
          <w:szCs w:val="18"/>
        </w:rPr>
        <w:t>db</w:t>
      </w:r>
      <w:r w:rsidRPr="00695F72">
        <w:rPr>
          <w:rFonts w:ascii="Helvetica" w:eastAsia="宋体" w:hAnsi="Helvetica" w:cs="Helvetica"/>
          <w:color w:val="000000"/>
          <w:kern w:val="0"/>
          <w:sz w:val="18"/>
          <w:szCs w:val="18"/>
        </w:rPr>
        <w:t>：</w:t>
      </w:r>
    </w:p>
    <w:p w:rsidR="00695F72" w:rsidRPr="00695F72" w:rsidRDefault="00695F72" w:rsidP="00695F72">
      <w:pPr>
        <w:widowControl/>
        <w:numPr>
          <w:ilvl w:val="0"/>
          <w:numId w:val="8"/>
        </w:numPr>
        <w:shd w:val="clear" w:color="auto" w:fill="FFFFFF"/>
        <w:ind w:left="313"/>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3k</w:t>
      </w:r>
      <w:r w:rsidRPr="00695F72">
        <w:rPr>
          <w:rFonts w:ascii="Helvetica" w:eastAsia="宋体" w:hAnsi="Helvetica" w:cs="Helvetica"/>
          <w:color w:val="000000"/>
          <w:kern w:val="0"/>
          <w:sz w:val="18"/>
          <w:szCs w:val="18"/>
        </w:rPr>
        <w:t>张火车票，只透</w:t>
      </w:r>
      <w:r w:rsidRPr="00695F72">
        <w:rPr>
          <w:rFonts w:ascii="Helvetica" w:eastAsia="宋体" w:hAnsi="Helvetica" w:cs="Helvetica"/>
          <w:color w:val="000000"/>
          <w:kern w:val="0"/>
          <w:sz w:val="18"/>
          <w:szCs w:val="18"/>
        </w:rPr>
        <w:t>3k</w:t>
      </w:r>
      <w:r w:rsidRPr="00695F72">
        <w:rPr>
          <w:rFonts w:ascii="Helvetica" w:eastAsia="宋体" w:hAnsi="Helvetica" w:cs="Helvetica"/>
          <w:color w:val="000000"/>
          <w:kern w:val="0"/>
          <w:sz w:val="18"/>
          <w:szCs w:val="18"/>
        </w:rPr>
        <w:t>个下单请求去</w:t>
      </w:r>
      <w:r w:rsidRPr="00695F72">
        <w:rPr>
          <w:rFonts w:ascii="Helvetica" w:eastAsia="宋体" w:hAnsi="Helvetica" w:cs="Helvetica"/>
          <w:color w:val="000000"/>
          <w:kern w:val="0"/>
          <w:sz w:val="18"/>
          <w:szCs w:val="18"/>
        </w:rPr>
        <w:t>db</w:t>
      </w:r>
      <w:r w:rsidRPr="00695F72">
        <w:rPr>
          <w:rFonts w:ascii="Helvetica" w:eastAsia="宋体" w:hAnsi="Helvetica" w:cs="Helvetica"/>
          <w:color w:val="000000"/>
          <w:kern w:val="0"/>
          <w:sz w:val="18"/>
          <w:szCs w:val="18"/>
        </w:rPr>
        <w:t>。</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如果均成功再放下一批，如果库存不够则队列里的写请求全部返回</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已售完</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对于读请求，怎么优化？</w:t>
      </w:r>
      <w:r w:rsidRPr="00695F72">
        <w:rPr>
          <w:rFonts w:ascii="Helvetica" w:eastAsia="宋体" w:hAnsi="Helvetica" w:cs="Helvetica"/>
          <w:color w:val="000000"/>
          <w:kern w:val="0"/>
          <w:sz w:val="18"/>
          <w:szCs w:val="18"/>
        </w:rPr>
        <w:t>Cache</w:t>
      </w:r>
      <w:r w:rsidRPr="00695F72">
        <w:rPr>
          <w:rFonts w:ascii="Helvetica" w:eastAsia="宋体" w:hAnsi="Helvetica" w:cs="Helvetica"/>
          <w:color w:val="000000"/>
          <w:kern w:val="0"/>
          <w:sz w:val="18"/>
          <w:szCs w:val="18"/>
        </w:rPr>
        <w:t>抗，不管是</w:t>
      </w:r>
      <w:r w:rsidRPr="00695F72">
        <w:rPr>
          <w:rFonts w:ascii="Helvetica" w:eastAsia="宋体" w:hAnsi="Helvetica" w:cs="Helvetica"/>
          <w:color w:val="000000"/>
          <w:kern w:val="0"/>
          <w:sz w:val="18"/>
          <w:szCs w:val="18"/>
        </w:rPr>
        <w:t>memcached</w:t>
      </w:r>
      <w:r w:rsidRPr="00695F72">
        <w:rPr>
          <w:rFonts w:ascii="Helvetica" w:eastAsia="宋体" w:hAnsi="Helvetica" w:cs="Helvetica"/>
          <w:color w:val="000000"/>
          <w:kern w:val="0"/>
          <w:sz w:val="18"/>
          <w:szCs w:val="18"/>
        </w:rPr>
        <w:t>还是</w:t>
      </w:r>
      <w:r w:rsidRPr="00695F72">
        <w:rPr>
          <w:rFonts w:ascii="Helvetica" w:eastAsia="宋体" w:hAnsi="Helvetica" w:cs="Helvetica"/>
          <w:color w:val="000000"/>
          <w:kern w:val="0"/>
          <w:sz w:val="18"/>
          <w:szCs w:val="18"/>
        </w:rPr>
        <w:t>redis</w:t>
      </w:r>
      <w:r w:rsidRPr="00695F72">
        <w:rPr>
          <w:rFonts w:ascii="Helvetica" w:eastAsia="宋体" w:hAnsi="Helvetica" w:cs="Helvetica"/>
          <w:color w:val="000000"/>
          <w:kern w:val="0"/>
          <w:sz w:val="18"/>
          <w:szCs w:val="18"/>
        </w:rPr>
        <w:t>，单机抗个每秒</w:t>
      </w:r>
      <w:r w:rsidRPr="00695F72">
        <w:rPr>
          <w:rFonts w:ascii="Helvetica" w:eastAsia="宋体" w:hAnsi="Helvetica" w:cs="Helvetica"/>
          <w:color w:val="000000"/>
          <w:kern w:val="0"/>
          <w:sz w:val="18"/>
          <w:szCs w:val="18"/>
        </w:rPr>
        <w:t>10w</w:t>
      </w:r>
      <w:r w:rsidRPr="00695F72">
        <w:rPr>
          <w:rFonts w:ascii="Helvetica" w:eastAsia="宋体" w:hAnsi="Helvetica" w:cs="Helvetica"/>
          <w:color w:val="000000"/>
          <w:kern w:val="0"/>
          <w:sz w:val="18"/>
          <w:szCs w:val="18"/>
        </w:rPr>
        <w:t>应该都是没什么问题的。如此限流，只有非常少的写请求，和非常少的读缓存</w:t>
      </w:r>
      <w:r w:rsidRPr="00695F72">
        <w:rPr>
          <w:rFonts w:ascii="Helvetica" w:eastAsia="宋体" w:hAnsi="Helvetica" w:cs="Helvetica"/>
          <w:color w:val="000000"/>
          <w:kern w:val="0"/>
          <w:sz w:val="18"/>
          <w:szCs w:val="18"/>
        </w:rPr>
        <w:t>mis</w:t>
      </w:r>
      <w:r w:rsidRPr="00695F72">
        <w:rPr>
          <w:rFonts w:ascii="Helvetica" w:eastAsia="宋体" w:hAnsi="Helvetica" w:cs="Helvetica"/>
          <w:color w:val="000000"/>
          <w:kern w:val="0"/>
          <w:sz w:val="18"/>
          <w:szCs w:val="18"/>
        </w:rPr>
        <w:t>的请求会透到数据层去，又有</w:t>
      </w:r>
      <w:r w:rsidRPr="00695F72">
        <w:rPr>
          <w:rFonts w:ascii="Helvetica" w:eastAsia="宋体" w:hAnsi="Helvetica" w:cs="Helvetica"/>
          <w:color w:val="000000"/>
          <w:kern w:val="0"/>
          <w:sz w:val="18"/>
          <w:szCs w:val="18"/>
        </w:rPr>
        <w:t>99.9%</w:t>
      </w:r>
      <w:r w:rsidRPr="00695F72">
        <w:rPr>
          <w:rFonts w:ascii="Helvetica" w:eastAsia="宋体" w:hAnsi="Helvetica" w:cs="Helvetica"/>
          <w:color w:val="000000"/>
          <w:kern w:val="0"/>
          <w:sz w:val="18"/>
          <w:szCs w:val="18"/>
        </w:rPr>
        <w:t>的请求被拦住了。</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当然，还有业务规则上的一些优化。回想</w:t>
      </w:r>
      <w:r w:rsidRPr="00695F72">
        <w:rPr>
          <w:rFonts w:ascii="Helvetica" w:eastAsia="宋体" w:hAnsi="Helvetica" w:cs="Helvetica"/>
          <w:color w:val="000000"/>
          <w:kern w:val="0"/>
          <w:sz w:val="18"/>
          <w:szCs w:val="18"/>
        </w:rPr>
        <w:t>12306</w:t>
      </w:r>
      <w:r w:rsidRPr="00695F72">
        <w:rPr>
          <w:rFonts w:ascii="Helvetica" w:eastAsia="宋体" w:hAnsi="Helvetica" w:cs="Helvetica"/>
          <w:color w:val="000000"/>
          <w:kern w:val="0"/>
          <w:sz w:val="18"/>
          <w:szCs w:val="18"/>
        </w:rPr>
        <w:t>所做的，分时分段售票，原来统一</w:t>
      </w:r>
      <w:r w:rsidRPr="00695F72">
        <w:rPr>
          <w:rFonts w:ascii="Helvetica" w:eastAsia="宋体" w:hAnsi="Helvetica" w:cs="Helvetica"/>
          <w:color w:val="000000"/>
          <w:kern w:val="0"/>
          <w:sz w:val="18"/>
          <w:szCs w:val="18"/>
        </w:rPr>
        <w:t>10</w:t>
      </w:r>
      <w:r w:rsidRPr="00695F72">
        <w:rPr>
          <w:rFonts w:ascii="Helvetica" w:eastAsia="宋体" w:hAnsi="Helvetica" w:cs="Helvetica"/>
          <w:color w:val="000000"/>
          <w:kern w:val="0"/>
          <w:sz w:val="18"/>
          <w:szCs w:val="18"/>
        </w:rPr>
        <w:t>点卖票，现在</w:t>
      </w:r>
      <w:r w:rsidRPr="00695F72">
        <w:rPr>
          <w:rFonts w:ascii="Helvetica" w:eastAsia="宋体" w:hAnsi="Helvetica" w:cs="Helvetica"/>
          <w:color w:val="000000"/>
          <w:kern w:val="0"/>
          <w:sz w:val="18"/>
          <w:szCs w:val="18"/>
        </w:rPr>
        <w:t>8</w:t>
      </w:r>
      <w:r w:rsidRPr="00695F72">
        <w:rPr>
          <w:rFonts w:ascii="Helvetica" w:eastAsia="宋体" w:hAnsi="Helvetica" w:cs="Helvetica"/>
          <w:color w:val="000000"/>
          <w:kern w:val="0"/>
          <w:sz w:val="18"/>
          <w:szCs w:val="18"/>
        </w:rPr>
        <w:t>点，</w:t>
      </w:r>
      <w:r w:rsidRPr="00695F72">
        <w:rPr>
          <w:rFonts w:ascii="Helvetica" w:eastAsia="宋体" w:hAnsi="Helvetica" w:cs="Helvetica"/>
          <w:color w:val="000000"/>
          <w:kern w:val="0"/>
          <w:sz w:val="18"/>
          <w:szCs w:val="18"/>
        </w:rPr>
        <w:t>8</w:t>
      </w:r>
      <w:r w:rsidRPr="00695F72">
        <w:rPr>
          <w:rFonts w:ascii="Helvetica" w:eastAsia="宋体" w:hAnsi="Helvetica" w:cs="Helvetica"/>
          <w:color w:val="000000"/>
          <w:kern w:val="0"/>
          <w:sz w:val="18"/>
          <w:szCs w:val="18"/>
        </w:rPr>
        <w:t>点半，</w:t>
      </w:r>
      <w:r w:rsidRPr="00695F72">
        <w:rPr>
          <w:rFonts w:ascii="Helvetica" w:eastAsia="宋体" w:hAnsi="Helvetica" w:cs="Helvetica"/>
          <w:color w:val="000000"/>
          <w:kern w:val="0"/>
          <w:sz w:val="18"/>
          <w:szCs w:val="18"/>
        </w:rPr>
        <w:t>9</w:t>
      </w:r>
      <w:r w:rsidRPr="00695F72">
        <w:rPr>
          <w:rFonts w:ascii="Helvetica" w:eastAsia="宋体" w:hAnsi="Helvetica" w:cs="Helvetica"/>
          <w:color w:val="000000"/>
          <w:kern w:val="0"/>
          <w:sz w:val="18"/>
          <w:szCs w:val="18"/>
        </w:rPr>
        <w:t>点，</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每隔半个小时放出一批：将流量摊匀。</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其次，数据粒度的优化：你去购票，对于余票查询这个业务，票剩了</w:t>
      </w:r>
      <w:r w:rsidRPr="00695F72">
        <w:rPr>
          <w:rFonts w:ascii="Helvetica" w:eastAsia="宋体" w:hAnsi="Helvetica" w:cs="Helvetica"/>
          <w:color w:val="000000"/>
          <w:kern w:val="0"/>
          <w:sz w:val="18"/>
          <w:szCs w:val="18"/>
        </w:rPr>
        <w:t>58</w:t>
      </w:r>
      <w:r w:rsidRPr="00695F72">
        <w:rPr>
          <w:rFonts w:ascii="Helvetica" w:eastAsia="宋体" w:hAnsi="Helvetica" w:cs="Helvetica"/>
          <w:color w:val="000000"/>
          <w:kern w:val="0"/>
          <w:sz w:val="18"/>
          <w:szCs w:val="18"/>
        </w:rPr>
        <w:t>张，还是</w:t>
      </w:r>
      <w:r w:rsidRPr="00695F72">
        <w:rPr>
          <w:rFonts w:ascii="Helvetica" w:eastAsia="宋体" w:hAnsi="Helvetica" w:cs="Helvetica"/>
          <w:color w:val="000000"/>
          <w:kern w:val="0"/>
          <w:sz w:val="18"/>
          <w:szCs w:val="18"/>
        </w:rPr>
        <w:t>26</w:t>
      </w:r>
      <w:r w:rsidRPr="00695F72">
        <w:rPr>
          <w:rFonts w:ascii="Helvetica" w:eastAsia="宋体" w:hAnsi="Helvetica" w:cs="Helvetica"/>
          <w:color w:val="000000"/>
          <w:kern w:val="0"/>
          <w:sz w:val="18"/>
          <w:szCs w:val="18"/>
        </w:rPr>
        <w:t>张，你真的关注么，其实我们只关心有票和无票？流量大的时候，做一个粗粒度的</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有票</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无票</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缓存即可。</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第三，一些业务逻辑的异步：例如</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下单业务与</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支付业务的分离。这些优化都是结合</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业务</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来的，我之前分享过一个观点</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一切脱离业务的架构设计都是耍流氓</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架构的优化也要针对业务。</w:t>
      </w:r>
    </w:p>
    <w:p w:rsidR="00695F72" w:rsidRPr="00695F72" w:rsidRDefault="00695F72" w:rsidP="00695F72">
      <w:pPr>
        <w:widowControl/>
        <w:shd w:val="clear" w:color="auto" w:fill="FFFFFF"/>
        <w:spacing w:after="125" w:line="451" w:lineRule="atLeast"/>
        <w:jc w:val="left"/>
        <w:outlineLvl w:val="2"/>
        <w:rPr>
          <w:rFonts w:ascii="Helvetica" w:eastAsia="宋体" w:hAnsi="Helvetica" w:cs="Helvetica"/>
          <w:color w:val="222222"/>
          <w:kern w:val="0"/>
          <w:sz w:val="23"/>
          <w:szCs w:val="23"/>
        </w:rPr>
      </w:pPr>
      <w:r w:rsidRPr="00695F72">
        <w:rPr>
          <w:rFonts w:ascii="Helvetica" w:eastAsia="宋体" w:hAnsi="Helvetica" w:cs="Helvetica"/>
          <w:color w:val="222222"/>
          <w:kern w:val="0"/>
          <w:sz w:val="23"/>
          <w:szCs w:val="23"/>
        </w:rPr>
        <w:t>最后是数据库层</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浏览器拦截了</w:t>
      </w:r>
      <w:r w:rsidRPr="00695F72">
        <w:rPr>
          <w:rFonts w:ascii="Helvetica" w:eastAsia="宋体" w:hAnsi="Helvetica" w:cs="Helvetica"/>
          <w:color w:val="000000"/>
          <w:kern w:val="0"/>
          <w:sz w:val="18"/>
          <w:szCs w:val="18"/>
        </w:rPr>
        <w:t>80%</w:t>
      </w:r>
      <w:r w:rsidRPr="00695F72">
        <w:rPr>
          <w:rFonts w:ascii="Helvetica" w:eastAsia="宋体" w:hAnsi="Helvetica" w:cs="Helvetica"/>
          <w:color w:val="000000"/>
          <w:kern w:val="0"/>
          <w:sz w:val="18"/>
          <w:szCs w:val="18"/>
        </w:rPr>
        <w:t>，站点层拦截了</w:t>
      </w:r>
      <w:r w:rsidRPr="00695F72">
        <w:rPr>
          <w:rFonts w:ascii="Helvetica" w:eastAsia="宋体" w:hAnsi="Helvetica" w:cs="Helvetica"/>
          <w:color w:val="000000"/>
          <w:kern w:val="0"/>
          <w:sz w:val="18"/>
          <w:szCs w:val="18"/>
        </w:rPr>
        <w:t>99.9%</w:t>
      </w:r>
      <w:r w:rsidRPr="00695F72">
        <w:rPr>
          <w:rFonts w:ascii="Helvetica" w:eastAsia="宋体" w:hAnsi="Helvetica" w:cs="Helvetica"/>
          <w:color w:val="000000"/>
          <w:kern w:val="0"/>
          <w:sz w:val="18"/>
          <w:szCs w:val="18"/>
        </w:rPr>
        <w:t>并做了页面缓存，服务层又做了写请求队列与数据缓存，每次透到数据库层的请求都是可控的。</w:t>
      </w:r>
      <w:r w:rsidRPr="00695F72">
        <w:rPr>
          <w:rFonts w:ascii="Helvetica" w:eastAsia="宋体" w:hAnsi="Helvetica" w:cs="Helvetica"/>
          <w:color w:val="000000"/>
          <w:kern w:val="0"/>
          <w:sz w:val="18"/>
          <w:szCs w:val="18"/>
        </w:rPr>
        <w:t>db</w:t>
      </w:r>
      <w:r w:rsidRPr="00695F72">
        <w:rPr>
          <w:rFonts w:ascii="Helvetica" w:eastAsia="宋体" w:hAnsi="Helvetica" w:cs="Helvetica"/>
          <w:color w:val="000000"/>
          <w:kern w:val="0"/>
          <w:sz w:val="18"/>
          <w:szCs w:val="18"/>
        </w:rPr>
        <w:t>基本就没什么压力了，闲庭信步，单机也能扛得住，还是那句话，库存是有限的，小米的产能有限，透这么多请求来数据库没有意义。</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全部透到数据库，</w:t>
      </w:r>
      <w:r w:rsidRPr="00695F72">
        <w:rPr>
          <w:rFonts w:ascii="Helvetica" w:eastAsia="宋体" w:hAnsi="Helvetica" w:cs="Helvetica"/>
          <w:color w:val="000000"/>
          <w:kern w:val="0"/>
          <w:sz w:val="18"/>
          <w:szCs w:val="18"/>
        </w:rPr>
        <w:t>100w</w:t>
      </w:r>
      <w:r w:rsidRPr="00695F72">
        <w:rPr>
          <w:rFonts w:ascii="Helvetica" w:eastAsia="宋体" w:hAnsi="Helvetica" w:cs="Helvetica"/>
          <w:color w:val="000000"/>
          <w:kern w:val="0"/>
          <w:sz w:val="18"/>
          <w:szCs w:val="18"/>
        </w:rPr>
        <w:t>个下单，</w:t>
      </w:r>
      <w:r w:rsidRPr="00695F72">
        <w:rPr>
          <w:rFonts w:ascii="Helvetica" w:eastAsia="宋体" w:hAnsi="Helvetica" w:cs="Helvetica"/>
          <w:color w:val="000000"/>
          <w:kern w:val="0"/>
          <w:sz w:val="18"/>
          <w:szCs w:val="18"/>
        </w:rPr>
        <w:t>0</w:t>
      </w:r>
      <w:r w:rsidRPr="00695F72">
        <w:rPr>
          <w:rFonts w:ascii="Helvetica" w:eastAsia="宋体" w:hAnsi="Helvetica" w:cs="Helvetica"/>
          <w:color w:val="000000"/>
          <w:kern w:val="0"/>
          <w:sz w:val="18"/>
          <w:szCs w:val="18"/>
        </w:rPr>
        <w:t>个成功，请求有效率</w:t>
      </w:r>
      <w:r w:rsidRPr="00695F72">
        <w:rPr>
          <w:rFonts w:ascii="Helvetica" w:eastAsia="宋体" w:hAnsi="Helvetica" w:cs="Helvetica"/>
          <w:color w:val="000000"/>
          <w:kern w:val="0"/>
          <w:sz w:val="18"/>
          <w:szCs w:val="18"/>
        </w:rPr>
        <w:t>0%</w:t>
      </w:r>
      <w:r w:rsidRPr="00695F72">
        <w:rPr>
          <w:rFonts w:ascii="Helvetica" w:eastAsia="宋体" w:hAnsi="Helvetica" w:cs="Helvetica"/>
          <w:color w:val="000000"/>
          <w:kern w:val="0"/>
          <w:sz w:val="18"/>
          <w:szCs w:val="18"/>
        </w:rPr>
        <w:t>。透</w:t>
      </w:r>
      <w:r w:rsidRPr="00695F72">
        <w:rPr>
          <w:rFonts w:ascii="Helvetica" w:eastAsia="宋体" w:hAnsi="Helvetica" w:cs="Helvetica"/>
          <w:color w:val="000000"/>
          <w:kern w:val="0"/>
          <w:sz w:val="18"/>
          <w:szCs w:val="18"/>
        </w:rPr>
        <w:t>3k</w:t>
      </w:r>
      <w:r w:rsidRPr="00695F72">
        <w:rPr>
          <w:rFonts w:ascii="Helvetica" w:eastAsia="宋体" w:hAnsi="Helvetica" w:cs="Helvetica"/>
          <w:color w:val="000000"/>
          <w:kern w:val="0"/>
          <w:sz w:val="18"/>
          <w:szCs w:val="18"/>
        </w:rPr>
        <w:t>到数据，全部成功，请求有效率</w:t>
      </w:r>
      <w:r w:rsidRPr="00695F72">
        <w:rPr>
          <w:rFonts w:ascii="Helvetica" w:eastAsia="宋体" w:hAnsi="Helvetica" w:cs="Helvetica"/>
          <w:color w:val="000000"/>
          <w:kern w:val="0"/>
          <w:sz w:val="18"/>
          <w:szCs w:val="18"/>
        </w:rPr>
        <w:t>100%</w:t>
      </w:r>
      <w:r w:rsidRPr="00695F72">
        <w:rPr>
          <w:rFonts w:ascii="Helvetica" w:eastAsia="宋体" w:hAnsi="Helvetica" w:cs="Helvetica"/>
          <w:color w:val="000000"/>
          <w:kern w:val="0"/>
          <w:sz w:val="18"/>
          <w:szCs w:val="18"/>
        </w:rPr>
        <w:t>。</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t>五、总结</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上文应该描述的非常清楚了，没什么总结了，对于秒杀系统，再次重复下我个人经验的两个架构优化思路：</w:t>
      </w:r>
    </w:p>
    <w:p w:rsidR="00695F72" w:rsidRPr="00695F72" w:rsidRDefault="00695F72" w:rsidP="00695F72">
      <w:pPr>
        <w:widowControl/>
        <w:numPr>
          <w:ilvl w:val="0"/>
          <w:numId w:val="9"/>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尽量将请求拦截在系统上游（越上游越好）；</w:t>
      </w:r>
    </w:p>
    <w:p w:rsidR="00695F72" w:rsidRPr="00695F72" w:rsidRDefault="00695F72" w:rsidP="00695F72">
      <w:pPr>
        <w:widowControl/>
        <w:numPr>
          <w:ilvl w:val="0"/>
          <w:numId w:val="9"/>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读多写少的常用多使用缓存（缓存抗读压力）；</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浏览器和</w:t>
      </w:r>
      <w:r w:rsidRPr="00695F72">
        <w:rPr>
          <w:rFonts w:ascii="Helvetica" w:eastAsia="宋体" w:hAnsi="Helvetica" w:cs="Helvetica"/>
          <w:color w:val="000000"/>
          <w:kern w:val="0"/>
          <w:sz w:val="18"/>
          <w:szCs w:val="18"/>
        </w:rPr>
        <w:t>APP</w:t>
      </w:r>
      <w:r w:rsidRPr="00695F72">
        <w:rPr>
          <w:rFonts w:ascii="Helvetica" w:eastAsia="宋体" w:hAnsi="Helvetica" w:cs="Helvetica"/>
          <w:color w:val="000000"/>
          <w:kern w:val="0"/>
          <w:sz w:val="18"/>
          <w:szCs w:val="18"/>
        </w:rPr>
        <w:t>：做限速。</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站点层：按照</w:t>
      </w:r>
      <w:r w:rsidRPr="00695F72">
        <w:rPr>
          <w:rFonts w:ascii="Helvetica" w:eastAsia="宋体" w:hAnsi="Helvetica" w:cs="Helvetica"/>
          <w:color w:val="000000"/>
          <w:kern w:val="0"/>
          <w:sz w:val="18"/>
          <w:szCs w:val="18"/>
        </w:rPr>
        <w:t>uid</w:t>
      </w:r>
      <w:r w:rsidRPr="00695F72">
        <w:rPr>
          <w:rFonts w:ascii="Helvetica" w:eastAsia="宋体" w:hAnsi="Helvetica" w:cs="Helvetica"/>
          <w:color w:val="000000"/>
          <w:kern w:val="0"/>
          <w:sz w:val="18"/>
          <w:szCs w:val="18"/>
        </w:rPr>
        <w:t>做限速，做页面缓存。</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服务层：按照业务做写请求队列控制流量，做数据缓存。</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数据层：闲庭信步。</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以及结合业务做优化</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lastRenderedPageBreak/>
        <w:t>六、</w:t>
      </w:r>
      <w:r w:rsidRPr="00695F72">
        <w:rPr>
          <w:rFonts w:ascii="Helvetica" w:eastAsia="宋体" w:hAnsi="Helvetica" w:cs="Helvetica"/>
          <w:color w:val="222222"/>
          <w:kern w:val="0"/>
          <w:sz w:val="25"/>
          <w:szCs w:val="25"/>
        </w:rPr>
        <w:t>Q&amp;A</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1</w:t>
      </w:r>
      <w:r w:rsidRPr="00695F72">
        <w:rPr>
          <w:rFonts w:ascii="Helvetica" w:eastAsia="宋体" w:hAnsi="Helvetica" w:cs="Helvetica"/>
          <w:b/>
          <w:bCs/>
          <w:color w:val="000000"/>
          <w:kern w:val="0"/>
          <w:sz w:val="18"/>
        </w:rPr>
        <w:t>、按你的架构，其实压力最大的反而是站点层，假设真实有效的请求数有</w:t>
      </w:r>
      <w:r w:rsidRPr="00695F72">
        <w:rPr>
          <w:rFonts w:ascii="Helvetica" w:eastAsia="宋体" w:hAnsi="Helvetica" w:cs="Helvetica"/>
          <w:b/>
          <w:bCs/>
          <w:color w:val="000000"/>
          <w:kern w:val="0"/>
          <w:sz w:val="18"/>
        </w:rPr>
        <w:t>1000</w:t>
      </w:r>
      <w:r w:rsidRPr="00695F72">
        <w:rPr>
          <w:rFonts w:ascii="Helvetica" w:eastAsia="宋体" w:hAnsi="Helvetica" w:cs="Helvetica"/>
          <w:b/>
          <w:bCs/>
          <w:color w:val="000000"/>
          <w:kern w:val="0"/>
          <w:sz w:val="18"/>
        </w:rPr>
        <w:t>万，不太可能限制请求连接数吧，那么这部分的压力怎么处理？</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每秒钟的并发可能没有</w:t>
      </w:r>
      <w:r w:rsidRPr="00695F72">
        <w:rPr>
          <w:rFonts w:ascii="Helvetica" w:eastAsia="宋体" w:hAnsi="Helvetica" w:cs="Helvetica"/>
          <w:color w:val="000000"/>
          <w:kern w:val="0"/>
          <w:sz w:val="18"/>
          <w:szCs w:val="18"/>
        </w:rPr>
        <w:t>1kw</w:t>
      </w:r>
      <w:r w:rsidRPr="00695F72">
        <w:rPr>
          <w:rFonts w:ascii="Helvetica" w:eastAsia="宋体" w:hAnsi="Helvetica" w:cs="Helvetica"/>
          <w:color w:val="000000"/>
          <w:kern w:val="0"/>
          <w:sz w:val="18"/>
          <w:szCs w:val="18"/>
        </w:rPr>
        <w:t>，假设有</w:t>
      </w:r>
      <w:r w:rsidRPr="00695F72">
        <w:rPr>
          <w:rFonts w:ascii="Helvetica" w:eastAsia="宋体" w:hAnsi="Helvetica" w:cs="Helvetica"/>
          <w:color w:val="000000"/>
          <w:kern w:val="0"/>
          <w:sz w:val="18"/>
          <w:szCs w:val="18"/>
        </w:rPr>
        <w:t>1kw</w:t>
      </w:r>
      <w:r w:rsidRPr="00695F72">
        <w:rPr>
          <w:rFonts w:ascii="Helvetica" w:eastAsia="宋体" w:hAnsi="Helvetica" w:cs="Helvetica"/>
          <w:color w:val="000000"/>
          <w:kern w:val="0"/>
          <w:sz w:val="18"/>
          <w:szCs w:val="18"/>
        </w:rPr>
        <w:t>，解决方案</w:t>
      </w:r>
      <w:r w:rsidRPr="00695F72">
        <w:rPr>
          <w:rFonts w:ascii="Helvetica" w:eastAsia="宋体" w:hAnsi="Helvetica" w:cs="Helvetica"/>
          <w:color w:val="000000"/>
          <w:kern w:val="0"/>
          <w:sz w:val="18"/>
          <w:szCs w:val="18"/>
        </w:rPr>
        <w:t>2</w:t>
      </w:r>
      <w:r w:rsidRPr="00695F72">
        <w:rPr>
          <w:rFonts w:ascii="Helvetica" w:eastAsia="宋体" w:hAnsi="Helvetica" w:cs="Helvetica"/>
          <w:color w:val="000000"/>
          <w:kern w:val="0"/>
          <w:sz w:val="18"/>
          <w:szCs w:val="18"/>
        </w:rPr>
        <w:t>个：</w:t>
      </w:r>
    </w:p>
    <w:p w:rsidR="00695F72" w:rsidRPr="00695F72" w:rsidRDefault="00695F72" w:rsidP="00695F72">
      <w:pPr>
        <w:widowControl/>
        <w:numPr>
          <w:ilvl w:val="0"/>
          <w:numId w:val="10"/>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站点层是可以通过加机器扩容的，最不济</w:t>
      </w:r>
      <w:r w:rsidRPr="00695F72">
        <w:rPr>
          <w:rFonts w:ascii="Helvetica" w:eastAsia="宋体" w:hAnsi="Helvetica" w:cs="Helvetica"/>
          <w:color w:val="000000"/>
          <w:kern w:val="0"/>
          <w:sz w:val="18"/>
          <w:szCs w:val="18"/>
        </w:rPr>
        <w:t>1k</w:t>
      </w:r>
      <w:r w:rsidRPr="00695F72">
        <w:rPr>
          <w:rFonts w:ascii="Helvetica" w:eastAsia="宋体" w:hAnsi="Helvetica" w:cs="Helvetica"/>
          <w:color w:val="000000"/>
          <w:kern w:val="0"/>
          <w:sz w:val="18"/>
          <w:szCs w:val="18"/>
        </w:rPr>
        <w:t>台机器来呗。</w:t>
      </w:r>
    </w:p>
    <w:p w:rsidR="00695F72" w:rsidRPr="00695F72" w:rsidRDefault="00695F72" w:rsidP="00695F72">
      <w:pPr>
        <w:widowControl/>
        <w:numPr>
          <w:ilvl w:val="0"/>
          <w:numId w:val="10"/>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如果机器不够，抛弃请求，抛弃</w:t>
      </w:r>
      <w:r w:rsidRPr="00695F72">
        <w:rPr>
          <w:rFonts w:ascii="Helvetica" w:eastAsia="宋体" w:hAnsi="Helvetica" w:cs="Helvetica"/>
          <w:color w:val="000000"/>
          <w:kern w:val="0"/>
          <w:sz w:val="18"/>
          <w:szCs w:val="18"/>
        </w:rPr>
        <w:t>50%</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50%</w:t>
      </w:r>
      <w:r w:rsidRPr="00695F72">
        <w:rPr>
          <w:rFonts w:ascii="Helvetica" w:eastAsia="宋体" w:hAnsi="Helvetica" w:cs="Helvetica"/>
          <w:color w:val="000000"/>
          <w:kern w:val="0"/>
          <w:sz w:val="18"/>
          <w:szCs w:val="18"/>
        </w:rPr>
        <w:t>直接返回稍后再试），原则是要保护系统，不能让所有用户都失败。</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2</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控制了</w:t>
      </w:r>
      <w:r w:rsidRPr="00695F72">
        <w:rPr>
          <w:rFonts w:ascii="Helvetica" w:eastAsia="宋体" w:hAnsi="Helvetica" w:cs="Helvetica"/>
          <w:b/>
          <w:bCs/>
          <w:color w:val="000000"/>
          <w:kern w:val="0"/>
          <w:sz w:val="18"/>
        </w:rPr>
        <w:t>10w</w:t>
      </w:r>
      <w:r w:rsidRPr="00695F72">
        <w:rPr>
          <w:rFonts w:ascii="Helvetica" w:eastAsia="宋体" w:hAnsi="Helvetica" w:cs="Helvetica"/>
          <w:b/>
          <w:bCs/>
          <w:color w:val="000000"/>
          <w:kern w:val="0"/>
          <w:sz w:val="18"/>
        </w:rPr>
        <w:t>个肉鸡，手里有</w:t>
      </w:r>
      <w:r w:rsidRPr="00695F72">
        <w:rPr>
          <w:rFonts w:ascii="Helvetica" w:eastAsia="宋体" w:hAnsi="Helvetica" w:cs="Helvetica"/>
          <w:b/>
          <w:bCs/>
          <w:color w:val="000000"/>
          <w:kern w:val="0"/>
          <w:sz w:val="18"/>
        </w:rPr>
        <w:t>10w</w:t>
      </w:r>
      <w:r w:rsidRPr="00695F72">
        <w:rPr>
          <w:rFonts w:ascii="Helvetica" w:eastAsia="宋体" w:hAnsi="Helvetica" w:cs="Helvetica"/>
          <w:b/>
          <w:bCs/>
          <w:color w:val="000000"/>
          <w:kern w:val="0"/>
          <w:sz w:val="18"/>
        </w:rPr>
        <w:t>个</w:t>
      </w:r>
      <w:r w:rsidRPr="00695F72">
        <w:rPr>
          <w:rFonts w:ascii="Helvetica" w:eastAsia="宋体" w:hAnsi="Helvetica" w:cs="Helvetica"/>
          <w:b/>
          <w:bCs/>
          <w:color w:val="000000"/>
          <w:kern w:val="0"/>
          <w:sz w:val="18"/>
        </w:rPr>
        <w:t>uid</w:t>
      </w:r>
      <w:r w:rsidRPr="00695F72">
        <w:rPr>
          <w:rFonts w:ascii="Helvetica" w:eastAsia="宋体" w:hAnsi="Helvetica" w:cs="Helvetica"/>
          <w:b/>
          <w:bCs/>
          <w:color w:val="000000"/>
          <w:kern w:val="0"/>
          <w:sz w:val="18"/>
        </w:rPr>
        <w:t>，同时发请求</w:t>
      </w:r>
      <w:r w:rsidRPr="00695F72">
        <w:rPr>
          <w:rFonts w:ascii="Helvetica" w:eastAsia="宋体" w:hAnsi="Helvetica" w:cs="Helvetica"/>
          <w:b/>
          <w:bCs/>
          <w:color w:val="000000"/>
          <w:kern w:val="0"/>
          <w:sz w:val="18"/>
        </w:rPr>
        <w:t xml:space="preserve">” </w:t>
      </w:r>
      <w:r w:rsidRPr="00695F72">
        <w:rPr>
          <w:rFonts w:ascii="Helvetica" w:eastAsia="宋体" w:hAnsi="Helvetica" w:cs="Helvetica"/>
          <w:b/>
          <w:bCs/>
          <w:color w:val="000000"/>
          <w:kern w:val="0"/>
          <w:sz w:val="18"/>
        </w:rPr>
        <w:t>这个问题怎么解决哈？</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上面说了，服务层写请求队列控制</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3</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 xml:space="preserve"> </w:t>
      </w:r>
      <w:r w:rsidRPr="00695F72">
        <w:rPr>
          <w:rFonts w:ascii="Helvetica" w:eastAsia="宋体" w:hAnsi="Helvetica" w:cs="Helvetica"/>
          <w:b/>
          <w:bCs/>
          <w:color w:val="000000"/>
          <w:kern w:val="0"/>
          <w:sz w:val="18"/>
        </w:rPr>
        <w:t>限制访问频次的缓存，是否也可以用于搜索？例如</w:t>
      </w:r>
      <w:r w:rsidRPr="00695F72">
        <w:rPr>
          <w:rFonts w:ascii="Helvetica" w:eastAsia="宋体" w:hAnsi="Helvetica" w:cs="Helvetica"/>
          <w:b/>
          <w:bCs/>
          <w:color w:val="000000"/>
          <w:kern w:val="0"/>
          <w:sz w:val="18"/>
        </w:rPr>
        <w:t>A</w:t>
      </w:r>
      <w:r w:rsidRPr="00695F72">
        <w:rPr>
          <w:rFonts w:ascii="Helvetica" w:eastAsia="宋体" w:hAnsi="Helvetica" w:cs="Helvetica"/>
          <w:b/>
          <w:bCs/>
          <w:color w:val="000000"/>
          <w:kern w:val="0"/>
          <w:sz w:val="18"/>
        </w:rPr>
        <w:t>用户搜索了</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手机</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B</w:t>
      </w:r>
      <w:r w:rsidRPr="00695F72">
        <w:rPr>
          <w:rFonts w:ascii="Helvetica" w:eastAsia="宋体" w:hAnsi="Helvetica" w:cs="Helvetica"/>
          <w:b/>
          <w:bCs/>
          <w:color w:val="000000"/>
          <w:kern w:val="0"/>
          <w:sz w:val="18"/>
        </w:rPr>
        <w:t>用户搜索</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手机</w:t>
      </w:r>
      <w:r w:rsidRPr="00695F72">
        <w:rPr>
          <w:rFonts w:ascii="Helvetica" w:eastAsia="宋体" w:hAnsi="Helvetica" w:cs="Helvetica"/>
          <w:b/>
          <w:bCs/>
          <w:color w:val="000000"/>
          <w:kern w:val="0"/>
          <w:sz w:val="18"/>
        </w:rPr>
        <w:t>”</w:t>
      </w:r>
      <w:r w:rsidRPr="00695F72">
        <w:rPr>
          <w:rFonts w:ascii="Helvetica" w:eastAsia="宋体" w:hAnsi="Helvetica" w:cs="Helvetica"/>
          <w:b/>
          <w:bCs/>
          <w:color w:val="000000"/>
          <w:kern w:val="0"/>
          <w:sz w:val="18"/>
        </w:rPr>
        <w:t>，优先使用</w:t>
      </w:r>
      <w:r w:rsidRPr="00695F72">
        <w:rPr>
          <w:rFonts w:ascii="Helvetica" w:eastAsia="宋体" w:hAnsi="Helvetica" w:cs="Helvetica"/>
          <w:b/>
          <w:bCs/>
          <w:color w:val="000000"/>
          <w:kern w:val="0"/>
          <w:sz w:val="18"/>
        </w:rPr>
        <w:t>A</w:t>
      </w:r>
      <w:r w:rsidRPr="00695F72">
        <w:rPr>
          <w:rFonts w:ascii="Helvetica" w:eastAsia="宋体" w:hAnsi="Helvetica" w:cs="Helvetica"/>
          <w:b/>
          <w:bCs/>
          <w:color w:val="000000"/>
          <w:kern w:val="0"/>
          <w:sz w:val="18"/>
        </w:rPr>
        <w:t>搜索后生成的缓存页面？</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这个是可以的，这个方法也经常用在</w:t>
      </w:r>
      <w:r w:rsidRPr="00695F72">
        <w:rPr>
          <w:rFonts w:ascii="Helvetica" w:eastAsia="宋体" w:hAnsi="Helvetica" w:cs="Helvetica"/>
          <w:color w:val="000000"/>
          <w:kern w:val="0"/>
          <w:sz w:val="18"/>
          <w:szCs w:val="18"/>
        </w:rPr>
        <w:t xml:space="preserve"> “</w:t>
      </w:r>
      <w:r w:rsidRPr="00695F72">
        <w:rPr>
          <w:rFonts w:ascii="Helvetica" w:eastAsia="宋体" w:hAnsi="Helvetica" w:cs="Helvetica"/>
          <w:color w:val="000000"/>
          <w:kern w:val="0"/>
          <w:sz w:val="18"/>
          <w:szCs w:val="18"/>
        </w:rPr>
        <w:t>动态</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运营活动页，例如短时间推送</w:t>
      </w:r>
      <w:r w:rsidRPr="00695F72">
        <w:rPr>
          <w:rFonts w:ascii="Helvetica" w:eastAsia="宋体" w:hAnsi="Helvetica" w:cs="Helvetica"/>
          <w:color w:val="000000"/>
          <w:kern w:val="0"/>
          <w:sz w:val="18"/>
          <w:szCs w:val="18"/>
        </w:rPr>
        <w:t>4kw</w:t>
      </w:r>
      <w:r w:rsidRPr="00695F72">
        <w:rPr>
          <w:rFonts w:ascii="Helvetica" w:eastAsia="宋体" w:hAnsi="Helvetica" w:cs="Helvetica"/>
          <w:color w:val="000000"/>
          <w:kern w:val="0"/>
          <w:sz w:val="18"/>
          <w:szCs w:val="18"/>
        </w:rPr>
        <w:t>用户</w:t>
      </w:r>
      <w:r w:rsidRPr="00695F72">
        <w:rPr>
          <w:rFonts w:ascii="Helvetica" w:eastAsia="宋体" w:hAnsi="Helvetica" w:cs="Helvetica"/>
          <w:color w:val="000000"/>
          <w:kern w:val="0"/>
          <w:sz w:val="18"/>
          <w:szCs w:val="18"/>
        </w:rPr>
        <w:t>app-push</w:t>
      </w:r>
      <w:r w:rsidRPr="00695F72">
        <w:rPr>
          <w:rFonts w:ascii="Helvetica" w:eastAsia="宋体" w:hAnsi="Helvetica" w:cs="Helvetica"/>
          <w:color w:val="000000"/>
          <w:kern w:val="0"/>
          <w:sz w:val="18"/>
          <w:szCs w:val="18"/>
        </w:rPr>
        <w:t>运营活动，做页面缓存。</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4</w:t>
      </w:r>
      <w:r w:rsidRPr="00695F72">
        <w:rPr>
          <w:rFonts w:ascii="Helvetica" w:eastAsia="宋体" w:hAnsi="Helvetica" w:cs="Helvetica"/>
          <w:b/>
          <w:bCs/>
          <w:color w:val="000000"/>
          <w:kern w:val="0"/>
          <w:sz w:val="18"/>
        </w:rPr>
        <w:t>：如果队列处理失败，如何处理？肉鸡把队列被撑爆了怎么办？</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处理失败返回下单失败，让用户再试。队列成本很低，爆了很难吧。最坏的情况下，缓存了若干请求之后，后续请求都直接返回</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无票</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（队列里已经有</w:t>
      </w:r>
      <w:r w:rsidRPr="00695F72">
        <w:rPr>
          <w:rFonts w:ascii="Helvetica" w:eastAsia="宋体" w:hAnsi="Helvetica" w:cs="Helvetica"/>
          <w:color w:val="000000"/>
          <w:kern w:val="0"/>
          <w:sz w:val="18"/>
          <w:szCs w:val="18"/>
        </w:rPr>
        <w:t>100w</w:t>
      </w:r>
      <w:r w:rsidRPr="00695F72">
        <w:rPr>
          <w:rFonts w:ascii="Helvetica" w:eastAsia="宋体" w:hAnsi="Helvetica" w:cs="Helvetica"/>
          <w:color w:val="000000"/>
          <w:kern w:val="0"/>
          <w:sz w:val="18"/>
          <w:szCs w:val="18"/>
        </w:rPr>
        <w:t>请求了，都等着，再接受请求也没有意义了）。</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5</w:t>
      </w:r>
      <w:r w:rsidRPr="00695F72">
        <w:rPr>
          <w:rFonts w:ascii="Helvetica" w:eastAsia="宋体" w:hAnsi="Helvetica" w:cs="Helvetica"/>
          <w:b/>
          <w:bCs/>
          <w:color w:val="000000"/>
          <w:kern w:val="0"/>
          <w:sz w:val="18"/>
        </w:rPr>
        <w:t>：站点层过滤的话，是把</w:t>
      </w:r>
      <w:r w:rsidRPr="00695F72">
        <w:rPr>
          <w:rFonts w:ascii="Helvetica" w:eastAsia="宋体" w:hAnsi="Helvetica" w:cs="Helvetica"/>
          <w:b/>
          <w:bCs/>
          <w:color w:val="000000"/>
          <w:kern w:val="0"/>
          <w:sz w:val="18"/>
        </w:rPr>
        <w:t>uid</w:t>
      </w:r>
      <w:r w:rsidRPr="00695F72">
        <w:rPr>
          <w:rFonts w:ascii="Helvetica" w:eastAsia="宋体" w:hAnsi="Helvetica" w:cs="Helvetica"/>
          <w:b/>
          <w:bCs/>
          <w:color w:val="000000"/>
          <w:kern w:val="0"/>
          <w:sz w:val="18"/>
        </w:rPr>
        <w:t>请求数单独保存到各个站点的内存中么？如果是这样的话，怎么处理多台服务器集群经过负载均衡器将相同用户的响应分布到不同服务器的情况呢？还是说将站点层的过滤放到负载均衡前？</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可以放在内存，这样的话看似一台服务器限制了</w:t>
      </w:r>
      <w:r w:rsidRPr="00695F72">
        <w:rPr>
          <w:rFonts w:ascii="Helvetica" w:eastAsia="宋体" w:hAnsi="Helvetica" w:cs="Helvetica"/>
          <w:color w:val="000000"/>
          <w:kern w:val="0"/>
          <w:sz w:val="18"/>
          <w:szCs w:val="18"/>
        </w:rPr>
        <w:t>5s</w:t>
      </w:r>
      <w:r w:rsidRPr="00695F72">
        <w:rPr>
          <w:rFonts w:ascii="Helvetica" w:eastAsia="宋体" w:hAnsi="Helvetica" w:cs="Helvetica"/>
          <w:color w:val="000000"/>
          <w:kern w:val="0"/>
          <w:sz w:val="18"/>
          <w:szCs w:val="18"/>
        </w:rPr>
        <w:t>一个请求，全局来说（假设有</w:t>
      </w:r>
      <w:r w:rsidRPr="00695F72">
        <w:rPr>
          <w:rFonts w:ascii="Helvetica" w:eastAsia="宋体" w:hAnsi="Helvetica" w:cs="Helvetica"/>
          <w:color w:val="000000"/>
          <w:kern w:val="0"/>
          <w:sz w:val="18"/>
          <w:szCs w:val="18"/>
        </w:rPr>
        <w:t>10</w:t>
      </w:r>
      <w:r w:rsidRPr="00695F72">
        <w:rPr>
          <w:rFonts w:ascii="Helvetica" w:eastAsia="宋体" w:hAnsi="Helvetica" w:cs="Helvetica"/>
          <w:color w:val="000000"/>
          <w:kern w:val="0"/>
          <w:sz w:val="18"/>
          <w:szCs w:val="18"/>
        </w:rPr>
        <w:t>台机器），其实是限制了</w:t>
      </w:r>
      <w:r w:rsidRPr="00695F72">
        <w:rPr>
          <w:rFonts w:ascii="Helvetica" w:eastAsia="宋体" w:hAnsi="Helvetica" w:cs="Helvetica"/>
          <w:color w:val="000000"/>
          <w:kern w:val="0"/>
          <w:sz w:val="18"/>
          <w:szCs w:val="18"/>
        </w:rPr>
        <w:t>5s 10</w:t>
      </w:r>
      <w:r w:rsidRPr="00695F72">
        <w:rPr>
          <w:rFonts w:ascii="Helvetica" w:eastAsia="宋体" w:hAnsi="Helvetica" w:cs="Helvetica"/>
          <w:color w:val="000000"/>
          <w:kern w:val="0"/>
          <w:sz w:val="18"/>
          <w:szCs w:val="18"/>
        </w:rPr>
        <w:t>个请求，解决办法：</w:t>
      </w:r>
    </w:p>
    <w:p w:rsidR="00695F72" w:rsidRPr="00695F72" w:rsidRDefault="00695F72" w:rsidP="00695F72">
      <w:pPr>
        <w:widowControl/>
        <w:numPr>
          <w:ilvl w:val="0"/>
          <w:numId w:val="11"/>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加大限制（这是建议的方案，最简单）</w:t>
      </w:r>
    </w:p>
    <w:p w:rsidR="00695F72" w:rsidRPr="00695F72" w:rsidRDefault="00695F72" w:rsidP="00695F72">
      <w:pPr>
        <w:widowControl/>
        <w:numPr>
          <w:ilvl w:val="0"/>
          <w:numId w:val="11"/>
        </w:numPr>
        <w:shd w:val="clear" w:color="auto" w:fill="FFFFFF"/>
        <w:spacing w:before="50" w:after="50"/>
        <w:ind w:left="125"/>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在</w:t>
      </w:r>
      <w:r w:rsidRPr="00695F72">
        <w:rPr>
          <w:rFonts w:ascii="Helvetica" w:eastAsia="宋体" w:hAnsi="Helvetica" w:cs="Helvetica"/>
          <w:color w:val="000000"/>
          <w:kern w:val="0"/>
          <w:sz w:val="18"/>
          <w:szCs w:val="18"/>
        </w:rPr>
        <w:t>nginx</w:t>
      </w:r>
      <w:r w:rsidRPr="00695F72">
        <w:rPr>
          <w:rFonts w:ascii="Helvetica" w:eastAsia="宋体" w:hAnsi="Helvetica" w:cs="Helvetica"/>
          <w:color w:val="000000"/>
          <w:kern w:val="0"/>
          <w:sz w:val="18"/>
          <w:szCs w:val="18"/>
        </w:rPr>
        <w:t>层做</w:t>
      </w:r>
      <w:r w:rsidRPr="00695F72">
        <w:rPr>
          <w:rFonts w:ascii="Helvetica" w:eastAsia="宋体" w:hAnsi="Helvetica" w:cs="Helvetica"/>
          <w:color w:val="000000"/>
          <w:kern w:val="0"/>
          <w:sz w:val="18"/>
          <w:szCs w:val="18"/>
        </w:rPr>
        <w:t>7</w:t>
      </w:r>
      <w:r w:rsidRPr="00695F72">
        <w:rPr>
          <w:rFonts w:ascii="Helvetica" w:eastAsia="宋体" w:hAnsi="Helvetica" w:cs="Helvetica"/>
          <w:color w:val="000000"/>
          <w:kern w:val="0"/>
          <w:sz w:val="18"/>
          <w:szCs w:val="18"/>
        </w:rPr>
        <w:t>层均衡，让一个</w:t>
      </w:r>
      <w:r w:rsidRPr="00695F72">
        <w:rPr>
          <w:rFonts w:ascii="Helvetica" w:eastAsia="宋体" w:hAnsi="Helvetica" w:cs="Helvetica"/>
          <w:color w:val="000000"/>
          <w:kern w:val="0"/>
          <w:sz w:val="18"/>
          <w:szCs w:val="18"/>
        </w:rPr>
        <w:t>uid</w:t>
      </w:r>
      <w:r w:rsidRPr="00695F72">
        <w:rPr>
          <w:rFonts w:ascii="Helvetica" w:eastAsia="宋体" w:hAnsi="Helvetica" w:cs="Helvetica"/>
          <w:color w:val="000000"/>
          <w:kern w:val="0"/>
          <w:sz w:val="18"/>
          <w:szCs w:val="18"/>
        </w:rPr>
        <w:t>的请求尽量落到同一个机器上</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6</w:t>
      </w:r>
      <w:r w:rsidRPr="00695F72">
        <w:rPr>
          <w:rFonts w:ascii="Helvetica" w:eastAsia="宋体" w:hAnsi="Helvetica" w:cs="Helvetica"/>
          <w:b/>
          <w:bCs/>
          <w:color w:val="000000"/>
          <w:kern w:val="0"/>
          <w:sz w:val="18"/>
        </w:rPr>
        <w:t>：服务层过滤的话，队列是服务层统一的一个队列？还是每个提供服务的服务器各一个队列？如果是统一的一个队列的话，需不需要在各个服务器提交的请求入队列前进行锁控制？</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可以不用统一一个队列，这样的话每个服务透过更少量的请求（总票数</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服务个数），这样简单。统一一个队列又复杂了。</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7</w:t>
      </w:r>
      <w:r w:rsidRPr="00695F72">
        <w:rPr>
          <w:rFonts w:ascii="Helvetica" w:eastAsia="宋体" w:hAnsi="Helvetica" w:cs="Helvetica"/>
          <w:b/>
          <w:bCs/>
          <w:color w:val="000000"/>
          <w:kern w:val="0"/>
          <w:sz w:val="18"/>
        </w:rPr>
        <w:t>：秒杀之后的支付完成，以及未支付取消占位，如何对剩余库存做及时的控制更新</w:t>
      </w:r>
      <w:r w:rsidRPr="00695F72">
        <w:rPr>
          <w:rFonts w:ascii="Helvetica" w:eastAsia="宋体" w:hAnsi="Helvetica" w:cs="Helvetica"/>
          <w:b/>
          <w:bCs/>
          <w:color w:val="000000"/>
          <w:kern w:val="0"/>
          <w:sz w:val="18"/>
        </w:rPr>
        <w:t xml:space="preserve"> </w:t>
      </w:r>
      <w:r w:rsidRPr="00695F72">
        <w:rPr>
          <w:rFonts w:ascii="Helvetica" w:eastAsia="宋体" w:hAnsi="Helvetica" w:cs="Helvetica"/>
          <w:b/>
          <w:bCs/>
          <w:color w:val="000000"/>
          <w:kern w:val="0"/>
          <w:sz w:val="18"/>
        </w:rPr>
        <w:t>？</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数据库里一个状态，未支付。如果超过时间，例如</w:t>
      </w:r>
      <w:r w:rsidRPr="00695F72">
        <w:rPr>
          <w:rFonts w:ascii="Helvetica" w:eastAsia="宋体" w:hAnsi="Helvetica" w:cs="Helvetica"/>
          <w:color w:val="000000"/>
          <w:kern w:val="0"/>
          <w:sz w:val="18"/>
          <w:szCs w:val="18"/>
        </w:rPr>
        <w:t>45</w:t>
      </w:r>
      <w:r w:rsidRPr="00695F72">
        <w:rPr>
          <w:rFonts w:ascii="Helvetica" w:eastAsia="宋体" w:hAnsi="Helvetica" w:cs="Helvetica"/>
          <w:color w:val="000000"/>
          <w:kern w:val="0"/>
          <w:sz w:val="18"/>
          <w:szCs w:val="18"/>
        </w:rPr>
        <w:t>分钟，库存会重新会恢复（大家熟知的</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回仓</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），给我们抢票的启示是，开动秒杀后，</w:t>
      </w:r>
      <w:r w:rsidRPr="00695F72">
        <w:rPr>
          <w:rFonts w:ascii="Helvetica" w:eastAsia="宋体" w:hAnsi="Helvetica" w:cs="Helvetica"/>
          <w:color w:val="000000"/>
          <w:kern w:val="0"/>
          <w:sz w:val="18"/>
          <w:szCs w:val="18"/>
        </w:rPr>
        <w:t>45</w:t>
      </w:r>
      <w:r w:rsidRPr="00695F72">
        <w:rPr>
          <w:rFonts w:ascii="Helvetica" w:eastAsia="宋体" w:hAnsi="Helvetica" w:cs="Helvetica"/>
          <w:color w:val="000000"/>
          <w:kern w:val="0"/>
          <w:sz w:val="18"/>
          <w:szCs w:val="18"/>
        </w:rPr>
        <w:t>分钟之后再试试看，说不定又有票哟。</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8</w:t>
      </w:r>
      <w:r w:rsidRPr="00695F72">
        <w:rPr>
          <w:rFonts w:ascii="Helvetica" w:eastAsia="宋体" w:hAnsi="Helvetica" w:cs="Helvetica"/>
          <w:b/>
          <w:bCs/>
          <w:color w:val="000000"/>
          <w:kern w:val="0"/>
          <w:sz w:val="18"/>
        </w:rPr>
        <w:t>：不同的用户</w:t>
      </w:r>
      <w:r w:rsidRPr="00695F72">
        <w:rPr>
          <w:rFonts w:ascii="Helvetica" w:eastAsia="宋体" w:hAnsi="Helvetica" w:cs="Helvetica"/>
          <w:b/>
          <w:bCs/>
          <w:color w:val="000000"/>
          <w:kern w:val="0"/>
          <w:sz w:val="18"/>
        </w:rPr>
        <w:t xml:space="preserve"> </w:t>
      </w:r>
      <w:r w:rsidRPr="00695F72">
        <w:rPr>
          <w:rFonts w:ascii="Helvetica" w:eastAsia="宋体" w:hAnsi="Helvetica" w:cs="Helvetica"/>
          <w:b/>
          <w:bCs/>
          <w:color w:val="000000"/>
          <w:kern w:val="0"/>
          <w:sz w:val="18"/>
        </w:rPr>
        <w:t>浏览同一个商品</w:t>
      </w:r>
      <w:r w:rsidRPr="00695F72">
        <w:rPr>
          <w:rFonts w:ascii="Helvetica" w:eastAsia="宋体" w:hAnsi="Helvetica" w:cs="Helvetica"/>
          <w:b/>
          <w:bCs/>
          <w:color w:val="000000"/>
          <w:kern w:val="0"/>
          <w:sz w:val="18"/>
        </w:rPr>
        <w:t xml:space="preserve"> </w:t>
      </w:r>
      <w:r w:rsidRPr="00695F72">
        <w:rPr>
          <w:rFonts w:ascii="Helvetica" w:eastAsia="宋体" w:hAnsi="Helvetica" w:cs="Helvetica"/>
          <w:b/>
          <w:bCs/>
          <w:color w:val="000000"/>
          <w:kern w:val="0"/>
          <w:sz w:val="18"/>
        </w:rPr>
        <w:t>落在不同的缓存实例</w:t>
      </w:r>
      <w:r w:rsidRPr="00695F72">
        <w:rPr>
          <w:rFonts w:ascii="Helvetica" w:eastAsia="宋体" w:hAnsi="Helvetica" w:cs="Helvetica"/>
          <w:b/>
          <w:bCs/>
          <w:color w:val="000000"/>
          <w:kern w:val="0"/>
          <w:sz w:val="18"/>
        </w:rPr>
        <w:t xml:space="preserve"> </w:t>
      </w:r>
      <w:r w:rsidRPr="00695F72">
        <w:rPr>
          <w:rFonts w:ascii="Helvetica" w:eastAsia="宋体" w:hAnsi="Helvetica" w:cs="Helvetica"/>
          <w:b/>
          <w:bCs/>
          <w:color w:val="000000"/>
          <w:kern w:val="0"/>
          <w:sz w:val="18"/>
        </w:rPr>
        <w:t>显示的库存完全不一样</w:t>
      </w:r>
      <w:r w:rsidRPr="00695F72">
        <w:rPr>
          <w:rFonts w:ascii="Helvetica" w:eastAsia="宋体" w:hAnsi="Helvetica" w:cs="Helvetica"/>
          <w:b/>
          <w:bCs/>
          <w:color w:val="000000"/>
          <w:kern w:val="0"/>
          <w:sz w:val="18"/>
        </w:rPr>
        <w:t xml:space="preserve"> </w:t>
      </w:r>
      <w:r w:rsidRPr="00695F72">
        <w:rPr>
          <w:rFonts w:ascii="Helvetica" w:eastAsia="宋体" w:hAnsi="Helvetica" w:cs="Helvetica"/>
          <w:b/>
          <w:bCs/>
          <w:color w:val="000000"/>
          <w:kern w:val="0"/>
          <w:sz w:val="18"/>
        </w:rPr>
        <w:t>请问老师怎么做缓存数据一致</w:t>
      </w:r>
      <w:r w:rsidRPr="00695F72">
        <w:rPr>
          <w:rFonts w:ascii="Helvetica" w:eastAsia="宋体" w:hAnsi="Helvetica" w:cs="Helvetica"/>
          <w:b/>
          <w:bCs/>
          <w:color w:val="000000"/>
          <w:kern w:val="0"/>
          <w:sz w:val="18"/>
        </w:rPr>
        <w:t xml:space="preserve"> </w:t>
      </w:r>
      <w:r w:rsidRPr="00695F72">
        <w:rPr>
          <w:rFonts w:ascii="Helvetica" w:eastAsia="宋体" w:hAnsi="Helvetica" w:cs="Helvetica"/>
          <w:b/>
          <w:bCs/>
          <w:color w:val="000000"/>
          <w:kern w:val="0"/>
          <w:sz w:val="18"/>
        </w:rPr>
        <w:t>或者是允许脏读？</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目前的架构设计，请求落到不同的站点上，数据可能不一致（页面缓存不一样），这个业务场景能接受。但数据库层面真实数据是没问题的。</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9</w:t>
      </w:r>
      <w:r w:rsidRPr="00695F72">
        <w:rPr>
          <w:rFonts w:ascii="Helvetica" w:eastAsia="宋体" w:hAnsi="Helvetica" w:cs="Helvetica"/>
          <w:b/>
          <w:bCs/>
          <w:color w:val="000000"/>
          <w:kern w:val="0"/>
          <w:sz w:val="18"/>
        </w:rPr>
        <w:t>：就算处于业务把优化考虑</w:t>
      </w:r>
      <w:r w:rsidRPr="00695F72">
        <w:rPr>
          <w:rFonts w:ascii="Helvetica" w:eastAsia="宋体" w:hAnsi="Helvetica" w:cs="Helvetica"/>
          <w:b/>
          <w:bCs/>
          <w:color w:val="000000"/>
          <w:kern w:val="0"/>
          <w:sz w:val="18"/>
        </w:rPr>
        <w:t xml:space="preserve"> “3k</w:t>
      </w:r>
      <w:r w:rsidRPr="00695F72">
        <w:rPr>
          <w:rFonts w:ascii="Helvetica" w:eastAsia="宋体" w:hAnsi="Helvetica" w:cs="Helvetica"/>
          <w:b/>
          <w:bCs/>
          <w:color w:val="000000"/>
          <w:kern w:val="0"/>
          <w:sz w:val="18"/>
        </w:rPr>
        <w:t>张火车票，只透</w:t>
      </w:r>
      <w:r w:rsidRPr="00695F72">
        <w:rPr>
          <w:rFonts w:ascii="Helvetica" w:eastAsia="宋体" w:hAnsi="Helvetica" w:cs="Helvetica"/>
          <w:b/>
          <w:bCs/>
          <w:color w:val="000000"/>
          <w:kern w:val="0"/>
          <w:sz w:val="18"/>
        </w:rPr>
        <w:t>3k</w:t>
      </w:r>
      <w:r w:rsidRPr="00695F72">
        <w:rPr>
          <w:rFonts w:ascii="Helvetica" w:eastAsia="宋体" w:hAnsi="Helvetica" w:cs="Helvetica"/>
          <w:b/>
          <w:bCs/>
          <w:color w:val="000000"/>
          <w:kern w:val="0"/>
          <w:sz w:val="18"/>
        </w:rPr>
        <w:t>个下单请求去</w:t>
      </w:r>
      <w:r w:rsidRPr="00695F72">
        <w:rPr>
          <w:rFonts w:ascii="Helvetica" w:eastAsia="宋体" w:hAnsi="Helvetica" w:cs="Helvetica"/>
          <w:b/>
          <w:bCs/>
          <w:color w:val="000000"/>
          <w:kern w:val="0"/>
          <w:sz w:val="18"/>
        </w:rPr>
        <w:t>db”</w:t>
      </w:r>
      <w:r w:rsidRPr="00695F72">
        <w:rPr>
          <w:rFonts w:ascii="Helvetica" w:eastAsia="宋体" w:hAnsi="Helvetica" w:cs="Helvetica"/>
          <w:b/>
          <w:bCs/>
          <w:color w:val="000000"/>
          <w:kern w:val="0"/>
          <w:sz w:val="18"/>
        </w:rPr>
        <w:t>那这</w:t>
      </w:r>
      <w:r w:rsidRPr="00695F72">
        <w:rPr>
          <w:rFonts w:ascii="Helvetica" w:eastAsia="宋体" w:hAnsi="Helvetica" w:cs="Helvetica"/>
          <w:b/>
          <w:bCs/>
          <w:color w:val="000000"/>
          <w:kern w:val="0"/>
          <w:sz w:val="18"/>
        </w:rPr>
        <w:t>3k</w:t>
      </w:r>
      <w:r w:rsidRPr="00695F72">
        <w:rPr>
          <w:rFonts w:ascii="Helvetica" w:eastAsia="宋体" w:hAnsi="Helvetica" w:cs="Helvetica"/>
          <w:b/>
          <w:bCs/>
          <w:color w:val="000000"/>
          <w:kern w:val="0"/>
          <w:sz w:val="18"/>
        </w:rPr>
        <w:t>个订单就不会发生拥堵了吗？</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1</w:t>
      </w:r>
      <w:r w:rsidRPr="00695F72">
        <w:rPr>
          <w:rFonts w:ascii="Helvetica" w:eastAsia="宋体" w:hAnsi="Helvetica" w:cs="Helvetica"/>
          <w:color w:val="000000"/>
          <w:kern w:val="0"/>
          <w:sz w:val="18"/>
          <w:szCs w:val="18"/>
        </w:rPr>
        <w:t>）数据库抗</w:t>
      </w:r>
      <w:r w:rsidRPr="00695F72">
        <w:rPr>
          <w:rFonts w:ascii="Helvetica" w:eastAsia="宋体" w:hAnsi="Helvetica" w:cs="Helvetica"/>
          <w:color w:val="000000"/>
          <w:kern w:val="0"/>
          <w:sz w:val="18"/>
          <w:szCs w:val="18"/>
        </w:rPr>
        <w:t>3k</w:t>
      </w:r>
      <w:r w:rsidRPr="00695F72">
        <w:rPr>
          <w:rFonts w:ascii="Helvetica" w:eastAsia="宋体" w:hAnsi="Helvetica" w:cs="Helvetica"/>
          <w:color w:val="000000"/>
          <w:kern w:val="0"/>
          <w:sz w:val="18"/>
          <w:szCs w:val="18"/>
        </w:rPr>
        <w:t>个写请求还是</w:t>
      </w:r>
      <w:r w:rsidRPr="00695F72">
        <w:rPr>
          <w:rFonts w:ascii="Helvetica" w:eastAsia="宋体" w:hAnsi="Helvetica" w:cs="Helvetica"/>
          <w:color w:val="000000"/>
          <w:kern w:val="0"/>
          <w:sz w:val="18"/>
          <w:szCs w:val="18"/>
        </w:rPr>
        <w:t>ok</w:t>
      </w:r>
      <w:r w:rsidRPr="00695F72">
        <w:rPr>
          <w:rFonts w:ascii="Helvetica" w:eastAsia="宋体" w:hAnsi="Helvetica" w:cs="Helvetica"/>
          <w:color w:val="000000"/>
          <w:kern w:val="0"/>
          <w:sz w:val="18"/>
          <w:szCs w:val="18"/>
        </w:rPr>
        <w:t>的；（</w:t>
      </w:r>
      <w:r w:rsidRPr="00695F72">
        <w:rPr>
          <w:rFonts w:ascii="Helvetica" w:eastAsia="宋体" w:hAnsi="Helvetica" w:cs="Helvetica"/>
          <w:color w:val="000000"/>
          <w:kern w:val="0"/>
          <w:sz w:val="18"/>
          <w:szCs w:val="18"/>
        </w:rPr>
        <w:t>2</w:t>
      </w:r>
      <w:r w:rsidRPr="00695F72">
        <w:rPr>
          <w:rFonts w:ascii="Helvetica" w:eastAsia="宋体" w:hAnsi="Helvetica" w:cs="Helvetica"/>
          <w:color w:val="000000"/>
          <w:kern w:val="0"/>
          <w:sz w:val="18"/>
          <w:szCs w:val="18"/>
        </w:rPr>
        <w:t>）可以数据拆分；（</w:t>
      </w:r>
      <w:r w:rsidRPr="00695F72">
        <w:rPr>
          <w:rFonts w:ascii="Helvetica" w:eastAsia="宋体" w:hAnsi="Helvetica" w:cs="Helvetica"/>
          <w:color w:val="000000"/>
          <w:kern w:val="0"/>
          <w:sz w:val="18"/>
          <w:szCs w:val="18"/>
        </w:rPr>
        <w:t>3</w:t>
      </w:r>
      <w:r w:rsidRPr="00695F72">
        <w:rPr>
          <w:rFonts w:ascii="Helvetica" w:eastAsia="宋体" w:hAnsi="Helvetica" w:cs="Helvetica"/>
          <w:color w:val="000000"/>
          <w:kern w:val="0"/>
          <w:sz w:val="18"/>
          <w:szCs w:val="18"/>
        </w:rPr>
        <w:t>）如果</w:t>
      </w:r>
      <w:r w:rsidRPr="00695F72">
        <w:rPr>
          <w:rFonts w:ascii="Helvetica" w:eastAsia="宋体" w:hAnsi="Helvetica" w:cs="Helvetica"/>
          <w:color w:val="000000"/>
          <w:kern w:val="0"/>
          <w:sz w:val="18"/>
          <w:szCs w:val="18"/>
        </w:rPr>
        <w:t>3k</w:t>
      </w:r>
      <w:r w:rsidRPr="00695F72">
        <w:rPr>
          <w:rFonts w:ascii="Helvetica" w:eastAsia="宋体" w:hAnsi="Helvetica" w:cs="Helvetica"/>
          <w:color w:val="000000"/>
          <w:kern w:val="0"/>
          <w:sz w:val="18"/>
          <w:szCs w:val="18"/>
        </w:rPr>
        <w:t>扛不住，服务层可以控制透过去的并发数量，根据压测情况来吧，</w:t>
      </w:r>
      <w:r w:rsidRPr="00695F72">
        <w:rPr>
          <w:rFonts w:ascii="Helvetica" w:eastAsia="宋体" w:hAnsi="Helvetica" w:cs="Helvetica"/>
          <w:color w:val="000000"/>
          <w:kern w:val="0"/>
          <w:sz w:val="18"/>
          <w:szCs w:val="18"/>
        </w:rPr>
        <w:t>3k</w:t>
      </w:r>
      <w:r w:rsidRPr="00695F72">
        <w:rPr>
          <w:rFonts w:ascii="Helvetica" w:eastAsia="宋体" w:hAnsi="Helvetica" w:cs="Helvetica"/>
          <w:color w:val="000000"/>
          <w:kern w:val="0"/>
          <w:sz w:val="18"/>
          <w:szCs w:val="18"/>
        </w:rPr>
        <w:t>只是举例；</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10</w:t>
      </w:r>
      <w:r w:rsidRPr="00695F72">
        <w:rPr>
          <w:rFonts w:ascii="Helvetica" w:eastAsia="宋体" w:hAnsi="Helvetica" w:cs="Helvetica"/>
          <w:b/>
          <w:bCs/>
          <w:color w:val="000000"/>
          <w:kern w:val="0"/>
          <w:sz w:val="18"/>
        </w:rPr>
        <w:t>：如果在站点层或者服务层处理后台失败的话，需不需要考虑对这批处理失败的请求做重放？还是就直接丢弃？</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别重放了，返回用户查询失败或者下单失败吧，架构设计原则之一是</w:t>
      </w:r>
      <w:r w:rsidRPr="00695F72">
        <w:rPr>
          <w:rFonts w:ascii="Helvetica" w:eastAsia="宋体" w:hAnsi="Helvetica" w:cs="Helvetica"/>
          <w:color w:val="000000"/>
          <w:kern w:val="0"/>
          <w:sz w:val="18"/>
          <w:szCs w:val="18"/>
        </w:rPr>
        <w:t>“fail fast”</w:t>
      </w:r>
      <w:r w:rsidRPr="00695F72">
        <w:rPr>
          <w:rFonts w:ascii="Helvetica" w:eastAsia="宋体" w:hAnsi="Helvetica" w:cs="Helvetica"/>
          <w:color w:val="000000"/>
          <w:kern w:val="0"/>
          <w:sz w:val="18"/>
          <w:szCs w:val="18"/>
        </w:rPr>
        <w:t>。</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11</w:t>
      </w:r>
      <w:r w:rsidRPr="00695F72">
        <w:rPr>
          <w:rFonts w:ascii="Helvetica" w:eastAsia="宋体" w:hAnsi="Helvetica" w:cs="Helvetica"/>
          <w:b/>
          <w:bCs/>
          <w:color w:val="000000"/>
          <w:kern w:val="0"/>
          <w:sz w:val="18"/>
        </w:rPr>
        <w:t>：对于大型系统的秒杀，比如</w:t>
      </w:r>
      <w:r w:rsidRPr="00695F72">
        <w:rPr>
          <w:rFonts w:ascii="Helvetica" w:eastAsia="宋体" w:hAnsi="Helvetica" w:cs="Helvetica"/>
          <w:b/>
          <w:bCs/>
          <w:color w:val="000000"/>
          <w:kern w:val="0"/>
          <w:sz w:val="18"/>
        </w:rPr>
        <w:t>12306</w:t>
      </w:r>
      <w:r w:rsidRPr="00695F72">
        <w:rPr>
          <w:rFonts w:ascii="Helvetica" w:eastAsia="宋体" w:hAnsi="Helvetica" w:cs="Helvetica"/>
          <w:b/>
          <w:bCs/>
          <w:color w:val="000000"/>
          <w:kern w:val="0"/>
          <w:sz w:val="18"/>
        </w:rPr>
        <w:t>，同时进行的秒杀活动很多，如何分流？</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lastRenderedPageBreak/>
        <w:t>答：</w:t>
      </w:r>
      <w:r w:rsidRPr="00695F72">
        <w:rPr>
          <w:rFonts w:ascii="Helvetica" w:eastAsia="宋体" w:hAnsi="Helvetica" w:cs="Helvetica"/>
          <w:color w:val="000000"/>
          <w:kern w:val="0"/>
          <w:sz w:val="18"/>
          <w:szCs w:val="18"/>
        </w:rPr>
        <w:t>垂直拆分</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12</w:t>
      </w:r>
      <w:r w:rsidRPr="00695F72">
        <w:rPr>
          <w:rFonts w:ascii="Helvetica" w:eastAsia="宋体" w:hAnsi="Helvetica" w:cs="Helvetica"/>
          <w:b/>
          <w:bCs/>
          <w:color w:val="000000"/>
          <w:kern w:val="0"/>
          <w:sz w:val="18"/>
        </w:rPr>
        <w:t>：额外又想到一个问题。这套流程做成同步还是异步的？如果是同步的话，应该还存在会有响应反馈慢的情况。但如果是异步的话，如何控制能够将响应结果返回正确的请求方？</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用户层面肯定是同步的（用户的</w:t>
      </w:r>
      <w:r w:rsidRPr="00695F72">
        <w:rPr>
          <w:rFonts w:ascii="Helvetica" w:eastAsia="宋体" w:hAnsi="Helvetica" w:cs="Helvetica"/>
          <w:color w:val="000000"/>
          <w:kern w:val="0"/>
          <w:sz w:val="18"/>
          <w:szCs w:val="18"/>
        </w:rPr>
        <w:t>HTTP</w:t>
      </w:r>
      <w:r w:rsidRPr="00695F72">
        <w:rPr>
          <w:rFonts w:ascii="Helvetica" w:eastAsia="宋体" w:hAnsi="Helvetica" w:cs="Helvetica"/>
          <w:color w:val="000000"/>
          <w:kern w:val="0"/>
          <w:sz w:val="18"/>
          <w:szCs w:val="18"/>
        </w:rPr>
        <w:t>请求是夯住的），服务层面可以同步可以异步。</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问题</w:t>
      </w:r>
      <w:r w:rsidRPr="00695F72">
        <w:rPr>
          <w:rFonts w:ascii="Helvetica" w:eastAsia="宋体" w:hAnsi="Helvetica" w:cs="Helvetica"/>
          <w:b/>
          <w:bCs/>
          <w:color w:val="000000"/>
          <w:kern w:val="0"/>
          <w:sz w:val="18"/>
        </w:rPr>
        <w:t>13</w:t>
      </w:r>
      <w:r w:rsidRPr="00695F72">
        <w:rPr>
          <w:rFonts w:ascii="Helvetica" w:eastAsia="宋体" w:hAnsi="Helvetica" w:cs="Helvetica"/>
          <w:b/>
          <w:bCs/>
          <w:color w:val="000000"/>
          <w:kern w:val="0"/>
          <w:sz w:val="18"/>
        </w:rPr>
        <w:t>：秒杀群提问：减库存是在那个阶段减呢？如果是下单锁库存的话，大量恶意用户下单锁库存而不支付如何处理呢？</w:t>
      </w:r>
    </w:p>
    <w:p w:rsidR="00695F72" w:rsidRPr="00695F72" w:rsidRDefault="00695F72" w:rsidP="00695F72">
      <w:pPr>
        <w:widowControl/>
        <w:shd w:val="clear" w:color="auto" w:fill="FFFFFF"/>
        <w:jc w:val="left"/>
        <w:rPr>
          <w:rFonts w:ascii="Helvetica" w:eastAsia="宋体" w:hAnsi="Helvetica" w:cs="Helvetica"/>
          <w:color w:val="000000"/>
          <w:kern w:val="0"/>
          <w:sz w:val="18"/>
          <w:szCs w:val="18"/>
        </w:rPr>
      </w:pPr>
      <w:r w:rsidRPr="00695F72">
        <w:rPr>
          <w:rFonts w:ascii="Helvetica" w:eastAsia="宋体" w:hAnsi="Helvetica" w:cs="Helvetica"/>
          <w:b/>
          <w:bCs/>
          <w:color w:val="000000"/>
          <w:kern w:val="0"/>
          <w:sz w:val="18"/>
        </w:rPr>
        <w:t>答：</w:t>
      </w:r>
      <w:r w:rsidRPr="00695F72">
        <w:rPr>
          <w:rFonts w:ascii="Helvetica" w:eastAsia="宋体" w:hAnsi="Helvetica" w:cs="Helvetica"/>
          <w:color w:val="000000"/>
          <w:kern w:val="0"/>
          <w:sz w:val="18"/>
          <w:szCs w:val="18"/>
        </w:rPr>
        <w:t>数据库层面写请求量很低，还好，下单不支付，等时间过完再</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回仓</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，之前提过了。</w:t>
      </w:r>
    </w:p>
    <w:p w:rsidR="00695F72" w:rsidRPr="00695F72" w:rsidRDefault="00695F72" w:rsidP="00695F72">
      <w:pPr>
        <w:widowControl/>
        <w:shd w:val="clear" w:color="auto" w:fill="FFFFFF"/>
        <w:spacing w:after="125" w:line="301" w:lineRule="atLeast"/>
        <w:jc w:val="left"/>
        <w:outlineLvl w:val="1"/>
        <w:rPr>
          <w:rFonts w:ascii="Helvetica" w:eastAsia="宋体" w:hAnsi="Helvetica" w:cs="Helvetica"/>
          <w:color w:val="222222"/>
          <w:kern w:val="0"/>
          <w:sz w:val="25"/>
          <w:szCs w:val="25"/>
        </w:rPr>
      </w:pPr>
      <w:r w:rsidRPr="00695F72">
        <w:rPr>
          <w:rFonts w:ascii="Helvetica" w:eastAsia="宋体" w:hAnsi="Helvetica" w:cs="Helvetica"/>
          <w:color w:val="222222"/>
          <w:kern w:val="0"/>
          <w:sz w:val="25"/>
          <w:szCs w:val="25"/>
        </w:rPr>
        <w:t>讲师介绍</w:t>
      </w:r>
    </w:p>
    <w:p w:rsidR="00695F72" w:rsidRPr="00695F72" w:rsidRDefault="00695F72" w:rsidP="00695F72">
      <w:pPr>
        <w:widowControl/>
        <w:shd w:val="clear" w:color="auto" w:fill="FFFFFF"/>
        <w:spacing w:after="188"/>
        <w:jc w:val="left"/>
        <w:rPr>
          <w:rFonts w:ascii="Helvetica" w:eastAsia="宋体" w:hAnsi="Helvetica" w:cs="Helvetica"/>
          <w:color w:val="000000"/>
          <w:kern w:val="0"/>
          <w:sz w:val="18"/>
          <w:szCs w:val="18"/>
        </w:rPr>
      </w:pPr>
      <w:r w:rsidRPr="00695F72">
        <w:rPr>
          <w:rFonts w:ascii="Helvetica" w:eastAsia="宋体" w:hAnsi="Helvetica" w:cs="Helvetica"/>
          <w:color w:val="000000"/>
          <w:kern w:val="0"/>
          <w:sz w:val="18"/>
          <w:szCs w:val="18"/>
        </w:rPr>
        <w:t>沈剑，</w:t>
      </w:r>
      <w:r w:rsidRPr="00695F72">
        <w:rPr>
          <w:rFonts w:ascii="Helvetica" w:eastAsia="宋体" w:hAnsi="Helvetica" w:cs="Helvetica"/>
          <w:color w:val="000000"/>
          <w:kern w:val="0"/>
          <w:sz w:val="18"/>
          <w:szCs w:val="18"/>
        </w:rPr>
        <w:t>58</w:t>
      </w:r>
      <w:r w:rsidRPr="00695F72">
        <w:rPr>
          <w:rFonts w:ascii="Helvetica" w:eastAsia="宋体" w:hAnsi="Helvetica" w:cs="Helvetica"/>
          <w:color w:val="000000"/>
          <w:kern w:val="0"/>
          <w:sz w:val="18"/>
          <w:szCs w:val="18"/>
        </w:rPr>
        <w:t>到家技术总监，互联网架构技术专家，</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架构师之路</w:t>
      </w:r>
      <w:r w:rsidRPr="00695F72">
        <w:rPr>
          <w:rFonts w:ascii="Helvetica" w:eastAsia="宋体" w:hAnsi="Helvetica" w:cs="Helvetica"/>
          <w:color w:val="000000"/>
          <w:kern w:val="0"/>
          <w:sz w:val="18"/>
          <w:szCs w:val="18"/>
        </w:rPr>
        <w:t>”</w:t>
      </w:r>
      <w:r w:rsidRPr="00695F72">
        <w:rPr>
          <w:rFonts w:ascii="Helvetica" w:eastAsia="宋体" w:hAnsi="Helvetica" w:cs="Helvetica"/>
          <w:color w:val="000000"/>
          <w:kern w:val="0"/>
          <w:sz w:val="18"/>
          <w:szCs w:val="18"/>
        </w:rPr>
        <w:t>公众号作者，曾多次代表</w:t>
      </w:r>
      <w:r w:rsidRPr="00695F72">
        <w:rPr>
          <w:rFonts w:ascii="Helvetica" w:eastAsia="宋体" w:hAnsi="Helvetica" w:cs="Helvetica"/>
          <w:color w:val="000000"/>
          <w:kern w:val="0"/>
          <w:sz w:val="18"/>
          <w:szCs w:val="18"/>
        </w:rPr>
        <w:t>58</w:t>
      </w:r>
      <w:r w:rsidRPr="00695F72">
        <w:rPr>
          <w:rFonts w:ascii="Helvetica" w:eastAsia="宋体" w:hAnsi="Helvetica" w:cs="Helvetica"/>
          <w:color w:val="000000"/>
          <w:kern w:val="0"/>
          <w:sz w:val="18"/>
          <w:szCs w:val="18"/>
        </w:rPr>
        <w:t>集团作为演讲嘉宾参与业内技术会议，分享</w:t>
      </w:r>
      <w:r w:rsidRPr="00695F72">
        <w:rPr>
          <w:rFonts w:ascii="Helvetica" w:eastAsia="宋体" w:hAnsi="Helvetica" w:cs="Helvetica"/>
          <w:color w:val="000000"/>
          <w:kern w:val="0"/>
          <w:sz w:val="18"/>
          <w:szCs w:val="18"/>
        </w:rPr>
        <w:t>58</w:t>
      </w:r>
      <w:r w:rsidRPr="00695F72">
        <w:rPr>
          <w:rFonts w:ascii="Helvetica" w:eastAsia="宋体" w:hAnsi="Helvetica" w:cs="Helvetica"/>
          <w:color w:val="000000"/>
          <w:kern w:val="0"/>
          <w:sz w:val="18"/>
          <w:szCs w:val="18"/>
        </w:rPr>
        <w:t>的架构技术。</w:t>
      </w:r>
    </w:p>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p w:rsidR="00695F72" w:rsidRDefault="00695F72">
      <w:r w:rsidRPr="00695F72">
        <w:lastRenderedPageBreak/>
        <w:t>http://www.voidcn.com/blog/zqf_office/article/p-6338003.html</w:t>
      </w:r>
    </w:p>
    <w:p w:rsidR="00695F72" w:rsidRDefault="00695F72" w:rsidP="00695F72">
      <w:pPr>
        <w:pStyle w:val="1"/>
        <w:spacing w:before="0" w:beforeAutospacing="0" w:after="75" w:afterAutospacing="0" w:line="376" w:lineRule="atLeast"/>
        <w:textAlignment w:val="baseline"/>
        <w:rPr>
          <w:rFonts w:ascii="inherit" w:hAnsi="inherit" w:cs="Segoe UI" w:hint="eastAsia"/>
          <w:b w:val="0"/>
          <w:bCs w:val="0"/>
          <w:color w:val="555555"/>
        </w:rPr>
      </w:pPr>
      <w:r>
        <w:rPr>
          <w:rFonts w:ascii="inherit" w:hAnsi="inherit" w:cs="Segoe UI"/>
          <w:b w:val="0"/>
          <w:bCs w:val="0"/>
          <w:color w:val="555555"/>
        </w:rPr>
        <w:t>大数据高并发系统架构解决千万上亿请求</w:t>
      </w:r>
    </w:p>
    <w:p w:rsidR="00695F72" w:rsidRDefault="00695F72" w:rsidP="00695F72">
      <w:pPr>
        <w:spacing w:line="326" w:lineRule="atLeast"/>
        <w:textAlignment w:val="baseline"/>
        <w:rPr>
          <w:rFonts w:ascii="inherit" w:hAnsi="inherit" w:cs="Segoe UI" w:hint="eastAsia"/>
          <w:color w:val="888888"/>
          <w:sz w:val="18"/>
          <w:szCs w:val="18"/>
        </w:rPr>
      </w:pPr>
      <w:r>
        <w:rPr>
          <w:rStyle w:val="apple-converted-space"/>
          <w:rFonts w:ascii="inherit" w:hAnsi="inherit" w:cs="Segoe UI"/>
          <w:color w:val="888888"/>
          <w:sz w:val="16"/>
          <w:szCs w:val="16"/>
          <w:bdr w:val="none" w:sz="0" w:space="0" w:color="auto" w:frame="1"/>
        </w:rPr>
        <w:t> </w:t>
      </w:r>
      <w:hyperlink r:id="rId56" w:history="1">
        <w:r>
          <w:rPr>
            <w:rStyle w:val="a5"/>
            <w:rFonts w:ascii="inherit" w:hAnsi="inherit" w:cs="Segoe UI"/>
            <w:color w:val="888888"/>
            <w:sz w:val="16"/>
            <w:szCs w:val="16"/>
            <w:bdr w:val="none" w:sz="0" w:space="0" w:color="auto" w:frame="1"/>
          </w:rPr>
          <w:t>zqf_office</w:t>
        </w:r>
      </w:hyperlink>
      <w:r>
        <w:rPr>
          <w:rStyle w:val="apple-converted-space"/>
          <w:rFonts w:ascii="inherit" w:hAnsi="inherit" w:cs="Segoe UI"/>
          <w:color w:val="888888"/>
          <w:sz w:val="16"/>
          <w:szCs w:val="16"/>
          <w:bdr w:val="none" w:sz="0" w:space="0" w:color="auto" w:frame="1"/>
        </w:rPr>
        <w:t> </w:t>
      </w:r>
      <w:r>
        <w:rPr>
          <w:rStyle w:val="mr10"/>
          <w:rFonts w:ascii="inherit" w:hAnsi="inherit" w:cs="Segoe UI"/>
          <w:color w:val="888888"/>
          <w:sz w:val="16"/>
          <w:szCs w:val="16"/>
          <w:bdr w:val="none" w:sz="0" w:space="0" w:color="auto" w:frame="1"/>
        </w:rPr>
        <w:t>2016-12-09</w:t>
      </w:r>
      <w:r>
        <w:rPr>
          <w:rStyle w:val="apple-converted-space"/>
          <w:rFonts w:ascii="inherit" w:hAnsi="inherit" w:cs="Segoe UI"/>
          <w:color w:val="888888"/>
          <w:sz w:val="18"/>
          <w:szCs w:val="18"/>
        </w:rPr>
        <w:t> </w:t>
      </w:r>
      <w:r>
        <w:rPr>
          <w:rStyle w:val="mr10"/>
          <w:rFonts w:ascii="inherit" w:hAnsi="inherit" w:cs="Segoe UI"/>
          <w:color w:val="888888"/>
          <w:sz w:val="16"/>
          <w:szCs w:val="16"/>
          <w:bdr w:val="none" w:sz="0" w:space="0" w:color="auto" w:frame="1"/>
        </w:rPr>
        <w:t xml:space="preserve"> </w:t>
      </w:r>
      <w:hyperlink r:id="rId57" w:history="1">
        <w:r>
          <w:rPr>
            <w:rStyle w:val="a5"/>
            <w:rFonts w:ascii="inherit" w:hAnsi="inherit" w:cs="Segoe UI"/>
            <w:color w:val="888888"/>
            <w:sz w:val="16"/>
            <w:szCs w:val="16"/>
            <w:bdr w:val="none" w:sz="0" w:space="0" w:color="auto" w:frame="1"/>
          </w:rPr>
          <w:t>技术资料</w:t>
        </w:r>
      </w:hyperlink>
      <w:r>
        <w:rPr>
          <w:rStyle w:val="apple-converted-space"/>
          <w:rFonts w:ascii="inherit" w:hAnsi="inherit" w:cs="Segoe UI"/>
          <w:color w:val="888888"/>
          <w:sz w:val="16"/>
          <w:szCs w:val="16"/>
          <w:bdr w:val="none" w:sz="0" w:space="0" w:color="auto" w:frame="1"/>
        </w:rPr>
        <w:t> </w:t>
      </w:r>
      <w:r>
        <w:rPr>
          <w:rStyle w:val="mr10"/>
          <w:rFonts w:ascii="inherit" w:hAnsi="inherit" w:cs="Segoe UI"/>
          <w:color w:val="888888"/>
          <w:sz w:val="16"/>
          <w:szCs w:val="16"/>
          <w:bdr w:val="none" w:sz="0" w:space="0" w:color="auto" w:frame="1"/>
        </w:rPr>
        <w:t> </w:t>
      </w:r>
      <w:r>
        <w:rPr>
          <w:rStyle w:val="apple-converted-space"/>
          <w:rFonts w:ascii="inherit" w:hAnsi="inherit" w:cs="Segoe UI"/>
          <w:color w:val="888888"/>
          <w:sz w:val="16"/>
          <w:szCs w:val="16"/>
          <w:bdr w:val="none" w:sz="0" w:space="0" w:color="auto" w:frame="1"/>
        </w:rPr>
        <w:t> </w:t>
      </w:r>
      <w:r>
        <w:rPr>
          <w:rStyle w:val="mr10"/>
          <w:rFonts w:ascii="inherit" w:hAnsi="inherit" w:cs="Segoe UI"/>
          <w:color w:val="888888"/>
          <w:sz w:val="16"/>
          <w:szCs w:val="16"/>
          <w:bdr w:val="none" w:sz="0" w:space="0" w:color="auto" w:frame="1"/>
        </w:rPr>
        <w:t>10</w:t>
      </w:r>
      <w:hyperlink r:id="rId58" w:tgtFrame="_blank" w:history="1">
        <w:r>
          <w:rPr>
            <w:rStyle w:val="a5"/>
            <w:rFonts w:ascii="inherit" w:hAnsi="inherit" w:cs="Segoe UI"/>
            <w:color w:val="888888"/>
            <w:sz w:val="16"/>
            <w:szCs w:val="16"/>
            <w:bdr w:val="none" w:sz="0" w:space="0" w:color="auto" w:frame="1"/>
          </w:rPr>
          <w:t>原文链接</w:t>
        </w:r>
      </w:hyperlink>
    </w:p>
    <w:p w:rsidR="00695F72" w:rsidRDefault="00695F72" w:rsidP="00695F72">
      <w:pPr>
        <w:pStyle w:val="a7"/>
        <w:shd w:val="clear" w:color="auto" w:fill="F7FDFF"/>
        <w:spacing w:before="0" w:beforeAutospacing="0" w:after="0" w:afterAutospacing="0" w:line="301" w:lineRule="atLeast"/>
        <w:textAlignment w:val="baseline"/>
        <w:rPr>
          <w:ins w:id="0" w:author="Unknown"/>
          <w:rFonts w:ascii="Verdana" w:hAnsi="Verdana" w:cs="Segoe UI"/>
          <w:color w:val="555555"/>
          <w:sz w:val="18"/>
          <w:szCs w:val="18"/>
        </w:rPr>
      </w:pPr>
      <w:ins w:id="1" w:author="Unknown">
        <w:r>
          <w:rPr>
            <w:rFonts w:ascii="Verdana" w:hAnsi="Verdana" w:cs="Segoe UI"/>
            <w:color w:val="555555"/>
            <w:sz w:val="18"/>
            <w:szCs w:val="18"/>
          </w:rPr>
          <w:t>微信</w:t>
        </w:r>
        <w:r>
          <w:rPr>
            <w:rFonts w:ascii="Verdana" w:hAnsi="Verdana" w:cs="Segoe UI"/>
            <w:color w:val="555555"/>
            <w:sz w:val="18"/>
            <w:szCs w:val="18"/>
          </w:rPr>
          <w:t>——</w:t>
        </w:r>
        <w:r>
          <w:rPr>
            <w:rFonts w:ascii="Verdana" w:hAnsi="Verdana" w:cs="Segoe UI"/>
            <w:color w:val="555555"/>
            <w:sz w:val="18"/>
            <w:szCs w:val="18"/>
          </w:rPr>
          <w:t>腾讯战略级产品，创造</w:t>
        </w:r>
        <w:r w:rsidR="00B23D91">
          <w:rPr>
            <w:rFonts w:ascii="Verdana" w:hAnsi="Verdana" w:cs="Segoe UI"/>
            <w:color w:val="555555"/>
            <w:sz w:val="18"/>
            <w:szCs w:val="18"/>
          </w:rPr>
          <w:fldChar w:fldCharType="begin"/>
        </w:r>
        <w:r>
          <w:rPr>
            <w:rFonts w:ascii="Verdana" w:hAnsi="Verdana" w:cs="Segoe UI"/>
            <w:color w:val="555555"/>
            <w:sz w:val="18"/>
            <w:szCs w:val="18"/>
          </w:rPr>
          <w:instrText xml:space="preserve"> HYPERLINK "http://www.west.cn/cms/info/wireless/" \t "_blank" </w:instrText>
        </w:r>
        <w:r w:rsidR="00B23D91">
          <w:rPr>
            <w:rFonts w:ascii="Verdana" w:hAnsi="Verdana" w:cs="Segoe UI"/>
            <w:color w:val="555555"/>
            <w:sz w:val="18"/>
            <w:szCs w:val="18"/>
          </w:rPr>
          <w:fldChar w:fldCharType="separate"/>
        </w:r>
        <w:r>
          <w:rPr>
            <w:rStyle w:val="a5"/>
            <w:rFonts w:ascii="inherit" w:hAnsi="inherit" w:cs="Segoe UI"/>
            <w:color w:val="07519A"/>
            <w:bdr w:val="none" w:sz="0" w:space="0" w:color="auto" w:frame="1"/>
          </w:rPr>
          <w:t>移动互联网</w:t>
        </w:r>
        <w:r w:rsidR="00B23D91">
          <w:rPr>
            <w:rFonts w:ascii="Verdana" w:hAnsi="Verdana" w:cs="Segoe UI"/>
            <w:color w:val="555555"/>
            <w:sz w:val="18"/>
            <w:szCs w:val="18"/>
          </w:rPr>
          <w:fldChar w:fldCharType="end"/>
        </w:r>
        <w:r>
          <w:rPr>
            <w:rFonts w:ascii="Verdana" w:hAnsi="Verdana" w:cs="Segoe UI"/>
            <w:color w:val="555555"/>
            <w:sz w:val="18"/>
            <w:szCs w:val="18"/>
          </w:rPr>
          <w:t>增速记录，</w:t>
        </w:r>
        <w:r>
          <w:rPr>
            <w:rFonts w:ascii="Verdana" w:hAnsi="Verdana" w:cs="Segoe UI"/>
            <w:color w:val="555555"/>
            <w:sz w:val="18"/>
            <w:szCs w:val="18"/>
          </w:rPr>
          <w:t>10</w:t>
        </w:r>
        <w:r>
          <w:rPr>
            <w:rFonts w:ascii="Verdana" w:hAnsi="Verdana" w:cs="Segoe UI"/>
            <w:color w:val="555555"/>
            <w:sz w:val="18"/>
            <w:szCs w:val="18"/>
          </w:rPr>
          <w:t>个月</w:t>
        </w:r>
        <w:r>
          <w:rPr>
            <w:rFonts w:ascii="Verdana" w:hAnsi="Verdana" w:cs="Segoe UI"/>
            <w:color w:val="555555"/>
            <w:sz w:val="18"/>
            <w:szCs w:val="18"/>
          </w:rPr>
          <w:t>5000</w:t>
        </w:r>
        <w:r>
          <w:rPr>
            <w:rFonts w:ascii="Verdana" w:hAnsi="Verdana" w:cs="Segoe UI"/>
            <w:color w:val="555555"/>
            <w:sz w:val="18"/>
            <w:szCs w:val="18"/>
          </w:rPr>
          <w:t>万手机用户，</w:t>
        </w:r>
        <w:r>
          <w:rPr>
            <w:rFonts w:ascii="Verdana" w:hAnsi="Verdana" w:cs="Segoe UI"/>
            <w:color w:val="555555"/>
            <w:sz w:val="18"/>
            <w:szCs w:val="18"/>
          </w:rPr>
          <w:t>433</w:t>
        </w:r>
        <w:r>
          <w:rPr>
            <w:rFonts w:ascii="Verdana" w:hAnsi="Verdana" w:cs="Segoe UI"/>
            <w:color w:val="555555"/>
            <w:sz w:val="18"/>
            <w:szCs w:val="18"/>
          </w:rPr>
          <w:t>天之内完成用户数从零到一亿的增长过程，千万级用户同时在线，摇一摇每天次数过亿</w:t>
        </w:r>
        <w:r>
          <w:rPr>
            <w:rFonts w:ascii="Verdana" w:hAnsi="Verdana" w:cs="Segoe UI"/>
            <w:color w:val="555555"/>
            <w:sz w:val="18"/>
            <w:szCs w:val="18"/>
          </w:rPr>
          <w:t>……</w:t>
        </w:r>
        <w:r>
          <w:rPr>
            <w:rFonts w:ascii="Verdana" w:hAnsi="Verdana" w:cs="Segoe UI"/>
            <w:color w:val="555555"/>
            <w:sz w:val="18"/>
            <w:szCs w:val="18"/>
          </w:rPr>
          <w:t>在技术架构上，微信是如何做到的</w:t>
        </w:r>
        <w:r>
          <w:rPr>
            <w:rFonts w:ascii="Verdana" w:hAnsi="Verdana" w:cs="Segoe UI"/>
            <w:color w:val="555555"/>
            <w:sz w:val="18"/>
            <w:szCs w:val="18"/>
          </w:rPr>
          <w:t>?</w:t>
        </w:r>
        <w:r>
          <w:rPr>
            <w:rFonts w:ascii="Verdana" w:hAnsi="Verdana" w:cs="Segoe UI"/>
            <w:color w:val="555555"/>
            <w:sz w:val="18"/>
            <w:szCs w:val="18"/>
          </w:rPr>
          <w:t>日前，在腾讯大讲堂在中山大学校园宣讲活动上，腾讯广研助理总经理、微信技术总监周颢在两小时的演讲中揭开了微信背后的秘密。</w:t>
        </w:r>
      </w:ins>
    </w:p>
    <w:p w:rsidR="00695F72" w:rsidRDefault="00695F72" w:rsidP="00695F72">
      <w:pPr>
        <w:pStyle w:val="a7"/>
        <w:shd w:val="clear" w:color="auto" w:fill="F7FDFF"/>
        <w:spacing w:before="240" w:beforeAutospacing="0" w:after="240" w:afterAutospacing="0" w:line="301" w:lineRule="atLeast"/>
        <w:textAlignment w:val="baseline"/>
        <w:rPr>
          <w:ins w:id="2" w:author="Unknown"/>
          <w:rFonts w:ascii="Verdana" w:hAnsi="Verdana" w:cs="Segoe UI"/>
          <w:color w:val="555555"/>
          <w:sz w:val="18"/>
          <w:szCs w:val="18"/>
        </w:rPr>
      </w:pPr>
      <w:r>
        <w:rPr>
          <w:rFonts w:ascii="Verdana" w:hAnsi="Verdana" w:cs="Segoe UI"/>
          <w:noProof/>
          <w:color w:val="555555"/>
          <w:sz w:val="18"/>
          <w:szCs w:val="18"/>
        </w:rPr>
        <w:drawing>
          <wp:inline distT="0" distB="0" distL="0" distR="0">
            <wp:extent cx="4285615" cy="2647950"/>
            <wp:effectExtent l="19050" t="0" r="635" b="0"/>
            <wp:docPr id="33" name="图片 33" descr="大流量网站架构解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大流量网站架构解密"/>
                    <pic:cNvPicPr>
                      <a:picLocks noChangeAspect="1" noChangeArrowheads="1"/>
                    </pic:cNvPicPr>
                  </pic:nvPicPr>
                  <pic:blipFill>
                    <a:blip r:embed="rId59"/>
                    <a:srcRect/>
                    <a:stretch>
                      <a:fillRect/>
                    </a:stretch>
                  </pic:blipFill>
                  <pic:spPr bwMode="auto">
                    <a:xfrm>
                      <a:off x="0" y="0"/>
                      <a:ext cx="4285615" cy="2647950"/>
                    </a:xfrm>
                    <a:prstGeom prst="rect">
                      <a:avLst/>
                    </a:prstGeom>
                    <a:noFill/>
                    <a:ln w="9525">
                      <a:noFill/>
                      <a:miter lim="800000"/>
                      <a:headEnd/>
                      <a:tailEnd/>
                    </a:ln>
                  </pic:spPr>
                </pic:pic>
              </a:graphicData>
            </a:graphic>
          </wp:inline>
        </w:drawing>
      </w:r>
    </w:p>
    <w:p w:rsidR="00695F72" w:rsidRDefault="00695F72" w:rsidP="00695F72">
      <w:pPr>
        <w:pStyle w:val="a7"/>
        <w:shd w:val="clear" w:color="auto" w:fill="F7FDFF"/>
        <w:spacing w:before="0" w:beforeAutospacing="0" w:after="0" w:afterAutospacing="0" w:line="301" w:lineRule="atLeast"/>
        <w:textAlignment w:val="baseline"/>
        <w:rPr>
          <w:ins w:id="3" w:author="Unknown"/>
          <w:rFonts w:ascii="Verdana" w:hAnsi="Verdana" w:cs="Segoe UI"/>
          <w:color w:val="555555"/>
          <w:sz w:val="18"/>
          <w:szCs w:val="18"/>
        </w:rPr>
      </w:pPr>
    </w:p>
    <w:p w:rsidR="00695F72" w:rsidRDefault="00695F72" w:rsidP="00695F72">
      <w:pPr>
        <w:pStyle w:val="a7"/>
        <w:shd w:val="clear" w:color="auto" w:fill="F7FDFF"/>
        <w:spacing w:before="240" w:beforeAutospacing="0" w:after="240" w:afterAutospacing="0" w:line="301" w:lineRule="atLeast"/>
        <w:textAlignment w:val="baseline"/>
        <w:rPr>
          <w:ins w:id="4" w:author="Unknown"/>
          <w:rFonts w:ascii="Verdana" w:hAnsi="Verdana" w:cs="Segoe UI"/>
          <w:color w:val="555555"/>
          <w:sz w:val="18"/>
          <w:szCs w:val="18"/>
        </w:rPr>
      </w:pPr>
      <w:ins w:id="5" w:author="Unknown">
        <w:r>
          <w:rPr>
            <w:rFonts w:ascii="Verdana" w:hAnsi="Verdana" w:cs="Segoe UI"/>
            <w:color w:val="555555"/>
            <w:sz w:val="18"/>
            <w:szCs w:val="18"/>
          </w:rPr>
          <w:t>周颢，</w:t>
        </w:r>
        <w:r>
          <w:rPr>
            <w:rFonts w:ascii="Verdana" w:hAnsi="Verdana" w:cs="Segoe UI"/>
            <w:color w:val="555555"/>
            <w:sz w:val="18"/>
            <w:szCs w:val="18"/>
          </w:rPr>
          <w:t>2001</w:t>
        </w:r>
        <w:r>
          <w:rPr>
            <w:rFonts w:ascii="Verdana" w:hAnsi="Verdana" w:cs="Segoe UI"/>
            <w:color w:val="555555"/>
            <w:sz w:val="18"/>
            <w:szCs w:val="18"/>
          </w:rPr>
          <w:t>年毕业于华南理工大学，计算机专业硕士。</w:t>
        </w:r>
        <w:r>
          <w:rPr>
            <w:rFonts w:ascii="Verdana" w:hAnsi="Verdana" w:cs="Segoe UI"/>
            <w:color w:val="555555"/>
            <w:sz w:val="18"/>
            <w:szCs w:val="18"/>
          </w:rPr>
          <w:t>2005</w:t>
        </w:r>
        <w:r>
          <w:rPr>
            <w:rFonts w:ascii="Verdana" w:hAnsi="Verdana" w:cs="Segoe UI"/>
            <w:color w:val="555555"/>
            <w:sz w:val="18"/>
            <w:szCs w:val="18"/>
          </w:rPr>
          <w:t>年加入腾讯广州研发部，历任</w:t>
        </w:r>
        <w:r>
          <w:rPr>
            <w:rFonts w:ascii="Verdana" w:hAnsi="Verdana" w:cs="Segoe UI"/>
            <w:color w:val="555555"/>
            <w:sz w:val="18"/>
            <w:szCs w:val="18"/>
          </w:rPr>
          <w:t>QQ</w:t>
        </w:r>
        <w:r>
          <w:rPr>
            <w:rFonts w:ascii="Verdana" w:hAnsi="Verdana" w:cs="Segoe UI"/>
            <w:color w:val="555555"/>
            <w:sz w:val="18"/>
            <w:szCs w:val="18"/>
          </w:rPr>
          <w:t>邮箱架构师，广研技术总监，</w:t>
        </w:r>
        <w:r>
          <w:rPr>
            <w:rFonts w:ascii="Verdana" w:hAnsi="Verdana" w:cs="Segoe UI"/>
            <w:color w:val="555555"/>
            <w:sz w:val="18"/>
            <w:szCs w:val="18"/>
          </w:rPr>
          <w:t>T4</w:t>
        </w:r>
        <w:r>
          <w:rPr>
            <w:rFonts w:ascii="Verdana" w:hAnsi="Verdana" w:cs="Segoe UI"/>
            <w:color w:val="555555"/>
            <w:sz w:val="18"/>
            <w:szCs w:val="18"/>
          </w:rPr>
          <w:t>技术专家，微信中心助理总经理。</w:t>
        </w:r>
      </w:ins>
    </w:p>
    <w:p w:rsidR="00695F72" w:rsidRDefault="00695F72" w:rsidP="00695F72">
      <w:pPr>
        <w:pStyle w:val="a7"/>
        <w:shd w:val="clear" w:color="auto" w:fill="F7FDFF"/>
        <w:spacing w:before="240" w:beforeAutospacing="0" w:after="240" w:afterAutospacing="0" w:line="301" w:lineRule="atLeast"/>
        <w:textAlignment w:val="baseline"/>
        <w:rPr>
          <w:ins w:id="6" w:author="Unknown"/>
          <w:rFonts w:ascii="Verdana" w:hAnsi="Verdana" w:cs="Segoe UI"/>
          <w:color w:val="555555"/>
          <w:sz w:val="18"/>
          <w:szCs w:val="18"/>
        </w:rPr>
      </w:pPr>
      <w:ins w:id="7" w:author="Unknown">
        <w:r>
          <w:rPr>
            <w:rFonts w:ascii="Verdana" w:hAnsi="Verdana" w:cs="Segoe UI"/>
            <w:color w:val="555555"/>
            <w:sz w:val="18"/>
            <w:szCs w:val="18"/>
          </w:rPr>
          <w:t>周颢把微信的成功归结于腾讯式的</w:t>
        </w:r>
        <w:r>
          <w:rPr>
            <w:rFonts w:ascii="Verdana" w:hAnsi="Verdana" w:cs="Segoe UI"/>
            <w:color w:val="555555"/>
            <w:sz w:val="18"/>
            <w:szCs w:val="18"/>
          </w:rPr>
          <w:t>“</w:t>
        </w:r>
        <w:r>
          <w:rPr>
            <w:rFonts w:ascii="Verdana" w:hAnsi="Verdana" w:cs="Segoe UI"/>
            <w:color w:val="555555"/>
            <w:sz w:val="18"/>
            <w:szCs w:val="18"/>
          </w:rPr>
          <w:t>三位一体</w:t>
        </w:r>
        <w:r>
          <w:rPr>
            <w:rFonts w:ascii="Verdana" w:hAnsi="Verdana" w:cs="Segoe UI"/>
            <w:color w:val="555555"/>
            <w:sz w:val="18"/>
            <w:szCs w:val="18"/>
          </w:rPr>
          <w:t>”</w:t>
        </w:r>
        <w:r>
          <w:rPr>
            <w:rFonts w:ascii="Verdana" w:hAnsi="Verdana" w:cs="Segoe UI"/>
            <w:color w:val="555555"/>
            <w:sz w:val="18"/>
            <w:szCs w:val="18"/>
          </w:rPr>
          <w:t>策略：即产品精准、项目敏捷、技术支撑。微信的成功是在三个方面的结合比较好，能够超出绝大多数同行或对手，使得微信走到比较前的位置。所谓产品精准，通俗的讲就是在恰当的时机做了恰当的事，推出了重量级功能，在合适的时间以最符合大家需求的方式推出去。他认为在整个微信的成功中，产品精准占了很大一部分权重。</w:t>
        </w:r>
      </w:ins>
    </w:p>
    <w:p w:rsidR="00695F72" w:rsidRDefault="00695F72" w:rsidP="00695F72">
      <w:pPr>
        <w:pStyle w:val="a7"/>
        <w:shd w:val="clear" w:color="auto" w:fill="F7FDFF"/>
        <w:spacing w:before="0" w:beforeAutospacing="0" w:after="0" w:afterAutospacing="0" w:line="301" w:lineRule="atLeast"/>
        <w:textAlignment w:val="baseline"/>
        <w:rPr>
          <w:ins w:id="8" w:author="Unknown"/>
          <w:rFonts w:ascii="Verdana" w:hAnsi="Verdana" w:cs="Segoe UI"/>
          <w:color w:val="555555"/>
          <w:sz w:val="18"/>
          <w:szCs w:val="18"/>
        </w:rPr>
      </w:pPr>
    </w:p>
    <w:p w:rsidR="00695F72" w:rsidRDefault="00695F72" w:rsidP="00695F72">
      <w:pPr>
        <w:pStyle w:val="a7"/>
        <w:shd w:val="clear" w:color="auto" w:fill="F7FDFF"/>
        <w:spacing w:before="0" w:beforeAutospacing="0" w:after="0" w:afterAutospacing="0" w:line="301" w:lineRule="atLeast"/>
        <w:textAlignment w:val="baseline"/>
        <w:rPr>
          <w:ins w:id="9" w:author="Unknown"/>
          <w:rFonts w:ascii="Verdana" w:hAnsi="Verdana" w:cs="Segoe UI"/>
          <w:color w:val="555555"/>
          <w:sz w:val="18"/>
          <w:szCs w:val="18"/>
        </w:rPr>
      </w:pPr>
      <w:ins w:id="10" w:author="Unknown">
        <w:r>
          <w:rPr>
            <w:rFonts w:ascii="inherit" w:hAnsi="inherit" w:cs="Segoe UI"/>
            <w:color w:val="555555"/>
            <w:sz w:val="18"/>
            <w:szCs w:val="18"/>
            <w:bdr w:val="none" w:sz="0" w:space="0" w:color="auto" w:frame="1"/>
          </w:rPr>
          <w:t>敏捷是一种态度，敏捷就是试错</w:t>
        </w:r>
      </w:ins>
    </w:p>
    <w:p w:rsidR="00695F72" w:rsidRDefault="00695F72" w:rsidP="00695F72">
      <w:pPr>
        <w:pStyle w:val="a7"/>
        <w:shd w:val="clear" w:color="auto" w:fill="F7FDFF"/>
        <w:spacing w:before="240" w:beforeAutospacing="0" w:after="240" w:afterAutospacing="0" w:line="301" w:lineRule="atLeast"/>
        <w:textAlignment w:val="baseline"/>
        <w:rPr>
          <w:ins w:id="11" w:author="Unknown"/>
          <w:rFonts w:ascii="Verdana" w:hAnsi="Verdana" w:cs="Segoe UI"/>
          <w:color w:val="555555"/>
          <w:sz w:val="18"/>
          <w:szCs w:val="18"/>
        </w:rPr>
      </w:pPr>
      <w:ins w:id="12" w:author="Unknown">
        <w:r>
          <w:rPr>
            <w:rFonts w:ascii="Verdana" w:hAnsi="Verdana" w:cs="Segoe UI"/>
            <w:color w:val="555555"/>
            <w:sz w:val="18"/>
            <w:szCs w:val="18"/>
          </w:rPr>
          <w:t>微信研发团队里鼓励一种试错的信仰：他们坚信，在互联网开发里，如果能够有一个团队在更短的时间内尝试了更多机会（并能改进过来），就能有（更多的）机会胜出。敏捷是一种态度，在软件开发过程中，项目管理者都会非常忌讳</w:t>
        </w:r>
        <w:r>
          <w:rPr>
            <w:rFonts w:ascii="Verdana" w:hAnsi="Verdana" w:cs="Segoe UI"/>
            <w:color w:val="555555"/>
            <w:sz w:val="18"/>
            <w:szCs w:val="18"/>
          </w:rPr>
          <w:t>“</w:t>
        </w:r>
        <w:r>
          <w:rPr>
            <w:rFonts w:ascii="Verdana" w:hAnsi="Verdana" w:cs="Segoe UI"/>
            <w:color w:val="555555"/>
            <w:sz w:val="18"/>
            <w:szCs w:val="18"/>
          </w:rPr>
          <w:t>变更</w:t>
        </w:r>
        <w:r>
          <w:rPr>
            <w:rFonts w:ascii="Verdana" w:hAnsi="Verdana" w:cs="Segoe UI"/>
            <w:color w:val="555555"/>
            <w:sz w:val="18"/>
            <w:szCs w:val="18"/>
          </w:rPr>
          <w:t>”</w:t>
        </w:r>
        <w:r>
          <w:rPr>
            <w:rFonts w:ascii="Verdana" w:hAnsi="Verdana" w:cs="Segoe UI"/>
            <w:color w:val="555555"/>
            <w:sz w:val="18"/>
            <w:szCs w:val="18"/>
          </w:rPr>
          <w:t>这个词，但是在微信的项目运作中是不可以的。因为微信必须要容忍说哪怕在发布前的十分钟，也要允许他变更。这是非常大的挑战，因为打破了所有传统项目开发的常识。所有人都说不可能做到的，但微信做到了。研发团队所做的一切都是要给产品决策者有最大的自由度，而这个决策正是微信能够胜出的关键。</w:t>
        </w:r>
      </w:ins>
    </w:p>
    <w:p w:rsidR="00695F72" w:rsidRDefault="00695F72" w:rsidP="00695F72">
      <w:pPr>
        <w:pStyle w:val="a7"/>
        <w:shd w:val="clear" w:color="auto" w:fill="F7FDFF"/>
        <w:spacing w:before="0" w:beforeAutospacing="0" w:after="0" w:afterAutospacing="0" w:line="301" w:lineRule="atLeast"/>
        <w:textAlignment w:val="baseline"/>
        <w:rPr>
          <w:ins w:id="13" w:author="Unknown"/>
          <w:rFonts w:ascii="Verdana" w:hAnsi="Verdana" w:cs="Segoe UI"/>
          <w:color w:val="555555"/>
          <w:sz w:val="18"/>
          <w:szCs w:val="18"/>
        </w:rPr>
      </w:pPr>
    </w:p>
    <w:p w:rsidR="00695F72" w:rsidRDefault="00695F72" w:rsidP="00695F72">
      <w:pPr>
        <w:pStyle w:val="a7"/>
        <w:shd w:val="clear" w:color="auto" w:fill="F7FDFF"/>
        <w:spacing w:before="0" w:beforeAutospacing="0" w:after="0" w:afterAutospacing="0" w:line="301" w:lineRule="atLeast"/>
        <w:textAlignment w:val="baseline"/>
        <w:rPr>
          <w:ins w:id="14" w:author="Unknown"/>
          <w:rFonts w:ascii="Verdana" w:hAnsi="Verdana" w:cs="Segoe UI"/>
          <w:color w:val="555555"/>
          <w:sz w:val="18"/>
          <w:szCs w:val="18"/>
        </w:rPr>
      </w:pPr>
      <w:ins w:id="15" w:author="Unknown">
        <w:r>
          <w:rPr>
            <w:rFonts w:ascii="inherit" w:hAnsi="inherit" w:cs="Segoe UI"/>
            <w:color w:val="555555"/>
            <w:sz w:val="18"/>
            <w:szCs w:val="18"/>
            <w:bdr w:val="none" w:sz="0" w:space="0" w:color="auto" w:frame="1"/>
          </w:rPr>
          <w:t>海量系统上的敏捷，无异于悬崖边的跳舞</w:t>
        </w:r>
      </w:ins>
    </w:p>
    <w:p w:rsidR="00695F72" w:rsidRDefault="00695F72" w:rsidP="00695F72">
      <w:pPr>
        <w:pStyle w:val="a7"/>
        <w:shd w:val="clear" w:color="auto" w:fill="F7FDFF"/>
        <w:spacing w:before="240" w:beforeAutospacing="0" w:after="240" w:afterAutospacing="0" w:line="301" w:lineRule="atLeast"/>
        <w:textAlignment w:val="baseline"/>
        <w:rPr>
          <w:ins w:id="16" w:author="Unknown"/>
          <w:rFonts w:ascii="Verdana" w:hAnsi="Verdana" w:cs="Segoe UI"/>
          <w:color w:val="555555"/>
          <w:sz w:val="18"/>
          <w:szCs w:val="18"/>
        </w:rPr>
      </w:pPr>
      <w:ins w:id="17" w:author="Unknown">
        <w:r>
          <w:rPr>
            <w:rFonts w:ascii="Verdana" w:hAnsi="Verdana" w:cs="Segoe UI"/>
            <w:color w:val="555555"/>
            <w:sz w:val="18"/>
            <w:szCs w:val="18"/>
          </w:rPr>
          <w:t>敏捷有很多困境，如果做一个单机版程序，是可以做到很敏捷的，但是腾讯正在运作的是一个海量系统，有千万级用户同时在线，在一个单独的功能上每天有百亿级的访问，同时还要保证</w:t>
        </w:r>
        <w:r>
          <w:rPr>
            <w:rFonts w:ascii="Verdana" w:hAnsi="Verdana" w:cs="Segoe UI"/>
            <w:color w:val="555555"/>
            <w:sz w:val="18"/>
            <w:szCs w:val="18"/>
          </w:rPr>
          <w:t>99.95%</w:t>
        </w:r>
        <w:r>
          <w:rPr>
            <w:rFonts w:ascii="Verdana" w:hAnsi="Verdana" w:cs="Segoe UI"/>
            <w:color w:val="555555"/>
            <w:sz w:val="18"/>
            <w:szCs w:val="18"/>
          </w:rPr>
          <w:t>的可用性。在海量系统上应对项目开发会有很严谨的规范，都说要尽可能少的变化，因为</w:t>
        </w:r>
        <w:r>
          <w:rPr>
            <w:rFonts w:ascii="Verdana" w:hAnsi="Verdana" w:cs="Segoe UI"/>
            <w:color w:val="555555"/>
            <w:sz w:val="18"/>
            <w:szCs w:val="18"/>
          </w:rPr>
          <w:t>90%-95%</w:t>
        </w:r>
        <w:r>
          <w:rPr>
            <w:rFonts w:ascii="Verdana" w:hAnsi="Verdana" w:cs="Segoe UI"/>
            <w:color w:val="555555"/>
            <w:sz w:val="18"/>
            <w:szCs w:val="18"/>
          </w:rPr>
          <w:t>的错误都是在变更中产生的，如果系统一直不变更会获得非常高的稳定度，但是微信就是要在悬崖边跳舞。微信的研发团队要做一些事情，让敏捷开发变得更简单。</w:t>
        </w:r>
      </w:ins>
    </w:p>
    <w:p w:rsidR="00695F72" w:rsidRDefault="00695F72" w:rsidP="00695F72">
      <w:pPr>
        <w:pStyle w:val="a7"/>
        <w:shd w:val="clear" w:color="auto" w:fill="F7FDFF"/>
        <w:spacing w:before="240" w:beforeAutospacing="0" w:after="240" w:afterAutospacing="0" w:line="301" w:lineRule="atLeast"/>
        <w:textAlignment w:val="baseline"/>
        <w:rPr>
          <w:ins w:id="18" w:author="Unknown"/>
          <w:rFonts w:ascii="Verdana" w:hAnsi="Verdana" w:cs="Segoe UI"/>
          <w:color w:val="555555"/>
          <w:sz w:val="18"/>
          <w:szCs w:val="18"/>
        </w:rPr>
      </w:pPr>
      <w:ins w:id="19" w:author="Unknown">
        <w:r>
          <w:rPr>
            <w:rFonts w:ascii="Verdana" w:hAnsi="Verdana" w:cs="Segoe UI"/>
            <w:color w:val="555555"/>
            <w:sz w:val="18"/>
            <w:szCs w:val="18"/>
          </w:rPr>
          <w:t>如何做到这一切？周颢认为，首先，必须建立起一种狂热的技术信念，就是一定是可以做到的。然后，需要用一些稳固的技术（理念）来支撑，例如大系统小做、让一切可扩展、必须有基础组件、轻松上线（灰度、灰度、再灰度，精细监控，迅速响应）</w:t>
        </w:r>
        <w:r>
          <w:rPr>
            <w:rFonts w:ascii="Verdana" w:hAnsi="Verdana" w:cs="Segoe UI"/>
            <w:color w:val="555555"/>
            <w:sz w:val="18"/>
            <w:szCs w:val="18"/>
          </w:rPr>
          <w:t>……</w:t>
        </w:r>
        <w:r>
          <w:rPr>
            <w:rFonts w:ascii="Verdana" w:hAnsi="Verdana" w:cs="Segoe UI"/>
            <w:color w:val="555555"/>
            <w:sz w:val="18"/>
            <w:szCs w:val="18"/>
          </w:rPr>
          <w:t>等等来支撑。</w:t>
        </w:r>
      </w:ins>
    </w:p>
    <w:p w:rsidR="00695F72" w:rsidRDefault="00695F72" w:rsidP="00695F72">
      <w:pPr>
        <w:pStyle w:val="a7"/>
        <w:shd w:val="clear" w:color="auto" w:fill="F7FDFF"/>
        <w:spacing w:before="0" w:beforeAutospacing="0" w:after="0" w:afterAutospacing="0" w:line="301" w:lineRule="atLeast"/>
        <w:textAlignment w:val="baseline"/>
        <w:rPr>
          <w:ins w:id="20" w:author="Unknown"/>
          <w:rFonts w:ascii="Verdana" w:hAnsi="Verdana" w:cs="Segoe UI"/>
          <w:color w:val="555555"/>
          <w:sz w:val="18"/>
          <w:szCs w:val="18"/>
        </w:rPr>
      </w:pPr>
    </w:p>
    <w:p w:rsidR="00695F72" w:rsidRDefault="00695F72" w:rsidP="00695F72">
      <w:pPr>
        <w:pStyle w:val="a7"/>
        <w:shd w:val="clear" w:color="auto" w:fill="F7FDFF"/>
        <w:spacing w:before="0" w:beforeAutospacing="0" w:after="0" w:afterAutospacing="0" w:line="301" w:lineRule="atLeast"/>
        <w:textAlignment w:val="baseline"/>
        <w:rPr>
          <w:ins w:id="21" w:author="Unknown"/>
          <w:rFonts w:ascii="Verdana" w:hAnsi="Verdana" w:cs="Segoe UI"/>
          <w:color w:val="555555"/>
          <w:sz w:val="18"/>
          <w:szCs w:val="18"/>
        </w:rPr>
      </w:pPr>
      <w:ins w:id="22" w:author="Unknown">
        <w:r>
          <w:rPr>
            <w:rFonts w:ascii="inherit" w:hAnsi="inherit" w:cs="Segoe UI"/>
            <w:color w:val="555555"/>
            <w:sz w:val="18"/>
            <w:szCs w:val="18"/>
            <w:bdr w:val="none" w:sz="0" w:space="0" w:color="auto" w:frame="1"/>
          </w:rPr>
          <w:t>四大法器：大系统小做、让一切可扩展、要有基础组件、轻松上线</w:t>
        </w:r>
      </w:ins>
    </w:p>
    <w:p w:rsidR="00695F72" w:rsidRDefault="00695F72" w:rsidP="00695F72">
      <w:pPr>
        <w:pStyle w:val="4"/>
        <w:shd w:val="clear" w:color="auto" w:fill="F7FDFF"/>
        <w:spacing w:before="0" w:after="0" w:line="351" w:lineRule="atLeast"/>
        <w:textAlignment w:val="baseline"/>
        <w:rPr>
          <w:ins w:id="23" w:author="Unknown"/>
          <w:rFonts w:ascii="Verdana" w:hAnsi="Verdana" w:cs="Segoe UI"/>
          <w:b w:val="0"/>
          <w:bCs w:val="0"/>
          <w:color w:val="555555"/>
          <w:sz w:val="18"/>
          <w:szCs w:val="18"/>
        </w:rPr>
      </w:pPr>
      <w:ins w:id="24" w:author="Unknown">
        <w:r>
          <w:rPr>
            <w:rFonts w:ascii="Verdana" w:hAnsi="Verdana" w:cs="Segoe UI"/>
            <w:b w:val="0"/>
            <w:bCs w:val="0"/>
            <w:color w:val="555555"/>
            <w:sz w:val="18"/>
            <w:szCs w:val="18"/>
          </w:rPr>
          <w:t>大系统小做</w:t>
        </w:r>
      </w:ins>
    </w:p>
    <w:p w:rsidR="00695F72" w:rsidRDefault="00695F72" w:rsidP="00695F72">
      <w:pPr>
        <w:pStyle w:val="a7"/>
        <w:shd w:val="clear" w:color="auto" w:fill="F7FDFF"/>
        <w:spacing w:before="240" w:beforeAutospacing="0" w:after="240" w:afterAutospacing="0" w:line="301" w:lineRule="atLeast"/>
        <w:textAlignment w:val="baseline"/>
        <w:rPr>
          <w:ins w:id="25" w:author="Unknown"/>
          <w:rFonts w:ascii="Verdana" w:hAnsi="Verdana" w:cs="Segoe UI"/>
          <w:color w:val="555555"/>
          <w:sz w:val="18"/>
          <w:szCs w:val="18"/>
        </w:rPr>
      </w:pPr>
      <w:ins w:id="26" w:author="Unknown">
        <w:r>
          <w:rPr>
            <w:rFonts w:ascii="Verdana" w:hAnsi="Verdana" w:cs="Segoe UI"/>
            <w:color w:val="555555"/>
            <w:sz w:val="18"/>
            <w:szCs w:val="18"/>
          </w:rPr>
          <w:t>当设计庞大系统的时候，应该尽量分割成更小的颗粒，使得项目之间的影响是最小的。一切可扩展：在高稳定度、高性能的系统中间，为了稳定性能把它设计成不变化的系统，但为了支持敏捷需要让一切的东西都要变得可以扩展。必须建立基础组件：要解决复杂问题的时候，需要将已有的经验固化下来，固化下来的东西会成为系统中的一部分。轻松上线：当做了变化并把它从开发环境中部署到现有的运营环境中去，在这个过程中，</w:t>
        </w:r>
        <w:r>
          <w:rPr>
            <w:rFonts w:ascii="Verdana" w:hAnsi="Verdana" w:cs="Segoe UI"/>
            <w:color w:val="555555"/>
            <w:sz w:val="18"/>
            <w:szCs w:val="18"/>
          </w:rPr>
          <w:t>“</w:t>
        </w:r>
        <w:r>
          <w:rPr>
            <w:rFonts w:ascii="Verdana" w:hAnsi="Verdana" w:cs="Segoe UI"/>
            <w:color w:val="555555"/>
            <w:sz w:val="18"/>
            <w:szCs w:val="18"/>
          </w:rPr>
          <w:t>灰度</w:t>
        </w:r>
        <w:r>
          <w:rPr>
            <w:rFonts w:ascii="Verdana" w:hAnsi="Verdana" w:cs="Segoe UI"/>
            <w:color w:val="555555"/>
            <w:sz w:val="18"/>
            <w:szCs w:val="18"/>
          </w:rPr>
          <w:t>”</w:t>
        </w:r>
        <w:r>
          <w:rPr>
            <w:rFonts w:ascii="Verdana" w:hAnsi="Verdana" w:cs="Segoe UI"/>
            <w:color w:val="555555"/>
            <w:sz w:val="18"/>
            <w:szCs w:val="18"/>
          </w:rPr>
          <w:t>这个词非常关键，就是在黑和白之间的选择，必须要变成一种小规模尝试，再逐步扩展到海量过程中的一个问题。</w:t>
        </w:r>
      </w:ins>
    </w:p>
    <w:p w:rsidR="00695F72" w:rsidRDefault="00695F72" w:rsidP="00695F72">
      <w:pPr>
        <w:pStyle w:val="a7"/>
        <w:shd w:val="clear" w:color="auto" w:fill="F7FDFF"/>
        <w:spacing w:before="240" w:beforeAutospacing="0" w:after="240" w:afterAutospacing="0" w:line="301" w:lineRule="atLeast"/>
        <w:textAlignment w:val="baseline"/>
        <w:rPr>
          <w:ins w:id="27" w:author="Unknown"/>
          <w:rFonts w:ascii="Verdana" w:hAnsi="Verdana" w:cs="Segoe UI"/>
          <w:color w:val="555555"/>
          <w:sz w:val="18"/>
          <w:szCs w:val="18"/>
        </w:rPr>
      </w:pPr>
      <w:ins w:id="28" w:author="Unknown">
        <w:r>
          <w:rPr>
            <w:rFonts w:ascii="Verdana" w:hAnsi="Verdana" w:cs="Segoe UI"/>
            <w:color w:val="555555"/>
            <w:sz w:val="18"/>
            <w:szCs w:val="18"/>
          </w:rPr>
          <w:t>大系统小做</w:t>
        </w:r>
        <w:r>
          <w:rPr>
            <w:rFonts w:ascii="Verdana" w:hAnsi="Verdana" w:cs="Segoe UI"/>
            <w:color w:val="555555"/>
            <w:sz w:val="18"/>
            <w:szCs w:val="18"/>
          </w:rPr>
          <w:t>——</w:t>
        </w:r>
      </w:ins>
    </w:p>
    <w:p w:rsidR="00695F72" w:rsidRDefault="00695F72" w:rsidP="00695F72">
      <w:pPr>
        <w:pStyle w:val="a7"/>
        <w:shd w:val="clear" w:color="auto" w:fill="F7FDFF"/>
        <w:spacing w:before="240" w:beforeAutospacing="0" w:after="240" w:afterAutospacing="0" w:line="301" w:lineRule="atLeast"/>
        <w:textAlignment w:val="baseline"/>
        <w:rPr>
          <w:ins w:id="29" w:author="Unknown"/>
          <w:rFonts w:ascii="Verdana" w:hAnsi="Verdana" w:cs="Segoe UI"/>
          <w:color w:val="555555"/>
          <w:sz w:val="18"/>
          <w:szCs w:val="18"/>
        </w:rPr>
      </w:pPr>
      <w:ins w:id="30" w:author="Unknown">
        <w:r>
          <w:rPr>
            <w:rFonts w:ascii="Verdana" w:hAnsi="Verdana" w:cs="Segoe UI"/>
            <w:color w:val="555555"/>
            <w:sz w:val="18"/>
            <w:szCs w:val="18"/>
          </w:rPr>
          <w:t>仅仅把模块变得更为清晰，这在海量系统设计开发中是不够的，还需要在物理环境上进行分离部署，出现问题的时候可以快速发现，并且在最快的情况下解决掉。</w:t>
        </w:r>
      </w:ins>
    </w:p>
    <w:p w:rsidR="00695F72" w:rsidRDefault="00695F72" w:rsidP="00695F72">
      <w:pPr>
        <w:pStyle w:val="a7"/>
        <w:shd w:val="clear" w:color="auto" w:fill="F7FDFF"/>
        <w:spacing w:before="240" w:beforeAutospacing="0" w:after="240" w:afterAutospacing="0" w:line="301" w:lineRule="atLeast"/>
        <w:textAlignment w:val="baseline"/>
        <w:rPr>
          <w:ins w:id="31" w:author="Unknown"/>
          <w:rFonts w:ascii="Verdana" w:hAnsi="Verdana" w:cs="Segoe UI"/>
          <w:color w:val="555555"/>
          <w:sz w:val="18"/>
          <w:szCs w:val="18"/>
        </w:rPr>
      </w:pPr>
      <w:r>
        <w:rPr>
          <w:rFonts w:ascii="Verdana" w:hAnsi="Verdana" w:cs="Segoe UI"/>
          <w:noProof/>
          <w:color w:val="555555"/>
          <w:sz w:val="18"/>
          <w:szCs w:val="18"/>
        </w:rPr>
        <w:drawing>
          <wp:inline distT="0" distB="0" distL="0" distR="0">
            <wp:extent cx="3713480" cy="2202815"/>
            <wp:effectExtent l="19050" t="0" r="1270" b="0"/>
            <wp:docPr id="34" name="图片 34" descr="大流量网站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大流量网站架构"/>
                    <pic:cNvPicPr>
                      <a:picLocks noChangeAspect="1" noChangeArrowheads="1"/>
                    </pic:cNvPicPr>
                  </pic:nvPicPr>
                  <pic:blipFill>
                    <a:blip r:embed="rId60"/>
                    <a:srcRect/>
                    <a:stretch>
                      <a:fillRect/>
                    </a:stretch>
                  </pic:blipFill>
                  <pic:spPr bwMode="auto">
                    <a:xfrm>
                      <a:off x="0" y="0"/>
                      <a:ext cx="3713480" cy="2202815"/>
                    </a:xfrm>
                    <a:prstGeom prst="rect">
                      <a:avLst/>
                    </a:prstGeom>
                    <a:noFill/>
                    <a:ln w="9525">
                      <a:noFill/>
                      <a:miter lim="800000"/>
                      <a:headEnd/>
                      <a:tailEnd/>
                    </a:ln>
                  </pic:spPr>
                </pic:pic>
              </a:graphicData>
            </a:graphic>
          </wp:inline>
        </w:drawing>
      </w:r>
    </w:p>
    <w:p w:rsidR="00695F72" w:rsidRDefault="00695F72" w:rsidP="00695F72">
      <w:pPr>
        <w:pStyle w:val="a7"/>
        <w:shd w:val="clear" w:color="auto" w:fill="F7FDFF"/>
        <w:spacing w:before="240" w:beforeAutospacing="0" w:after="240" w:afterAutospacing="0" w:line="301" w:lineRule="atLeast"/>
        <w:textAlignment w:val="baseline"/>
        <w:rPr>
          <w:ins w:id="32" w:author="Unknown"/>
          <w:rFonts w:ascii="Verdana" w:hAnsi="Verdana" w:cs="Segoe UI"/>
          <w:color w:val="555555"/>
          <w:sz w:val="18"/>
          <w:szCs w:val="18"/>
        </w:rPr>
      </w:pPr>
      <w:ins w:id="33" w:author="Unknown">
        <w:r>
          <w:rPr>
            <w:rFonts w:ascii="Verdana" w:hAnsi="Verdana" w:cs="Segoe UI"/>
            <w:color w:val="555555"/>
            <w:sz w:val="18"/>
            <w:szCs w:val="18"/>
          </w:rPr>
          <w:t>大系统小做，混搭模式</w:t>
        </w:r>
      </w:ins>
    </w:p>
    <w:p w:rsidR="00695F72" w:rsidRDefault="00695F72" w:rsidP="00695F72">
      <w:pPr>
        <w:pStyle w:val="a7"/>
        <w:shd w:val="clear" w:color="auto" w:fill="F7FDFF"/>
        <w:spacing w:before="240" w:beforeAutospacing="0" w:after="240" w:afterAutospacing="0" w:line="301" w:lineRule="atLeast"/>
        <w:textAlignment w:val="baseline"/>
        <w:rPr>
          <w:ins w:id="34" w:author="Unknown"/>
          <w:rFonts w:ascii="Verdana" w:hAnsi="Verdana" w:cs="Segoe UI"/>
          <w:color w:val="555555"/>
          <w:sz w:val="18"/>
          <w:szCs w:val="18"/>
        </w:rPr>
      </w:pPr>
      <w:ins w:id="35" w:author="Unknown">
        <w:r>
          <w:rPr>
            <w:rFonts w:ascii="Verdana" w:hAnsi="Verdana" w:cs="Segoe UI"/>
            <w:color w:val="555555"/>
            <w:sz w:val="18"/>
            <w:szCs w:val="18"/>
          </w:rPr>
          <w:t>将不同的应用逻辑物理分割独立出来，用户注册登录、</w:t>
        </w:r>
        <w:r>
          <w:rPr>
            <w:rFonts w:ascii="Verdana" w:hAnsi="Verdana" w:cs="Segoe UI"/>
            <w:color w:val="555555"/>
            <w:sz w:val="18"/>
            <w:szCs w:val="18"/>
          </w:rPr>
          <w:t>LBS</w:t>
        </w:r>
        <w:r>
          <w:rPr>
            <w:rFonts w:ascii="Verdana" w:hAnsi="Verdana" w:cs="Segoe UI"/>
            <w:color w:val="555555"/>
            <w:sz w:val="18"/>
            <w:szCs w:val="18"/>
          </w:rPr>
          <w:t>逻辑、摇一摇逻辑、漂流瓶逻辑、消息逻辑独立开来。把关键的逻辑混搭在一起，当所有的逻辑部署在同一个服务器上，确实也会带来很大敏捷上的好</w:t>
        </w:r>
        <w:r>
          <w:rPr>
            <w:rFonts w:ascii="Verdana" w:hAnsi="Verdana" w:cs="Segoe UI"/>
            <w:color w:val="555555"/>
            <w:sz w:val="18"/>
            <w:szCs w:val="18"/>
          </w:rPr>
          <w:lastRenderedPageBreak/>
          <w:t>处，因为不需要额外的考虑部署和监控的问题。在整个微信的逻辑中，可能现在已经有上百种不同的逻辑，因为会在逻辑的分割上拆分成</w:t>
        </w:r>
        <w:r>
          <w:rPr>
            <w:rFonts w:ascii="Verdana" w:hAnsi="Verdana" w:cs="Segoe UI"/>
            <w:color w:val="555555"/>
            <w:sz w:val="18"/>
            <w:szCs w:val="18"/>
          </w:rPr>
          <w:t>8-10</w:t>
        </w:r>
        <w:r>
          <w:rPr>
            <w:rFonts w:ascii="Verdana" w:hAnsi="Verdana" w:cs="Segoe UI"/>
            <w:color w:val="555555"/>
            <w:sz w:val="18"/>
            <w:szCs w:val="18"/>
          </w:rPr>
          <w:t>种做分离部署。</w:t>
        </w:r>
      </w:ins>
    </w:p>
    <w:p w:rsidR="00695F72" w:rsidRDefault="00695F72" w:rsidP="00695F72">
      <w:pPr>
        <w:pStyle w:val="4"/>
        <w:shd w:val="clear" w:color="auto" w:fill="F7FDFF"/>
        <w:spacing w:before="0" w:after="0" w:line="351" w:lineRule="atLeast"/>
        <w:textAlignment w:val="baseline"/>
        <w:rPr>
          <w:ins w:id="36" w:author="Unknown"/>
          <w:rFonts w:ascii="Verdana" w:hAnsi="Verdana" w:cs="Segoe UI"/>
          <w:b w:val="0"/>
          <w:bCs w:val="0"/>
          <w:color w:val="555555"/>
          <w:sz w:val="18"/>
          <w:szCs w:val="18"/>
        </w:rPr>
      </w:pPr>
      <w:ins w:id="37" w:author="Unknown">
        <w:r>
          <w:rPr>
            <w:rFonts w:ascii="Verdana" w:hAnsi="Verdana" w:cs="Segoe UI"/>
            <w:b w:val="0"/>
            <w:bCs w:val="0"/>
            <w:color w:val="555555"/>
            <w:sz w:val="18"/>
            <w:szCs w:val="18"/>
          </w:rPr>
          <w:t>一切可扩展</w:t>
        </w:r>
        <w:r>
          <w:rPr>
            <w:rFonts w:ascii="Verdana" w:hAnsi="Verdana" w:cs="Segoe UI"/>
            <w:b w:val="0"/>
            <w:bCs w:val="0"/>
            <w:color w:val="555555"/>
            <w:sz w:val="18"/>
            <w:szCs w:val="18"/>
          </w:rPr>
          <w:t>——</w:t>
        </w:r>
        <w:r>
          <w:rPr>
            <w:rFonts w:ascii="Verdana" w:hAnsi="Verdana" w:cs="Segoe UI"/>
            <w:b w:val="0"/>
            <w:bCs w:val="0"/>
            <w:color w:val="555555"/>
            <w:sz w:val="18"/>
            <w:szCs w:val="18"/>
          </w:rPr>
          <w:t>网络协议可扩展、数据存储可扩展</w:t>
        </w:r>
      </w:ins>
    </w:p>
    <w:p w:rsidR="00695F72" w:rsidRDefault="00695F72" w:rsidP="00695F72">
      <w:pPr>
        <w:pStyle w:val="a7"/>
        <w:shd w:val="clear" w:color="auto" w:fill="F7FDFF"/>
        <w:spacing w:before="240" w:beforeAutospacing="0" w:after="240" w:afterAutospacing="0" w:line="301" w:lineRule="atLeast"/>
        <w:textAlignment w:val="baseline"/>
        <w:rPr>
          <w:ins w:id="38" w:author="Unknown"/>
          <w:rFonts w:ascii="Verdana" w:hAnsi="Verdana" w:cs="Segoe UI"/>
          <w:color w:val="555555"/>
          <w:sz w:val="18"/>
          <w:szCs w:val="18"/>
        </w:rPr>
      </w:pPr>
      <w:ins w:id="39" w:author="Unknown">
        <w:r>
          <w:rPr>
            <w:rFonts w:ascii="Verdana" w:hAnsi="Verdana" w:cs="Segoe UI"/>
            <w:color w:val="555555"/>
            <w:sz w:val="18"/>
            <w:szCs w:val="18"/>
          </w:rPr>
          <w:t>扩展的关键点有两块。一个是网络协议需要扩展，当要升级一个新功能的时候，会有一些比较大的困难，所以所有协议设计都比较向前兼容，但是向前兼容还是不够的，因为网络协议设计本身有非常多的功能也会有比较大的字段，相关的代码可能会有数千行，这一块不能通过手写方式完成。可以通过</w:t>
        </w:r>
        <w:r>
          <w:rPr>
            <w:rFonts w:ascii="Verdana" w:hAnsi="Verdana" w:cs="Segoe UI"/>
            <w:color w:val="555555"/>
            <w:sz w:val="18"/>
            <w:szCs w:val="18"/>
          </w:rPr>
          <w:t>XML</w:t>
        </w:r>
        <w:r>
          <w:rPr>
            <w:rFonts w:ascii="Verdana" w:hAnsi="Verdana" w:cs="Segoe UI"/>
            <w:color w:val="555555"/>
            <w:sz w:val="18"/>
            <w:szCs w:val="18"/>
          </w:rPr>
          <w:t>描述，再通过工具自动生成所有的代码，这是微信获得快速开发的一个重要的点。</w:t>
        </w:r>
      </w:ins>
    </w:p>
    <w:p w:rsidR="00695F72" w:rsidRDefault="00695F72" w:rsidP="00695F72">
      <w:pPr>
        <w:pStyle w:val="a7"/>
        <w:shd w:val="clear" w:color="auto" w:fill="F7FDFF"/>
        <w:spacing w:before="240" w:beforeAutospacing="0" w:after="240" w:afterAutospacing="0" w:line="301" w:lineRule="atLeast"/>
        <w:textAlignment w:val="baseline"/>
        <w:rPr>
          <w:ins w:id="40" w:author="Unknown"/>
          <w:rFonts w:ascii="Verdana" w:hAnsi="Verdana" w:cs="Segoe UI"/>
          <w:color w:val="555555"/>
          <w:sz w:val="18"/>
          <w:szCs w:val="18"/>
        </w:rPr>
      </w:pPr>
      <w:ins w:id="41" w:author="Unknown">
        <w:r>
          <w:rPr>
            <w:rFonts w:ascii="Verdana" w:hAnsi="Verdana" w:cs="Segoe UI"/>
            <w:color w:val="555555"/>
            <w:sz w:val="18"/>
            <w:szCs w:val="18"/>
          </w:rPr>
          <w:t>另外一块就是在数据存储方面是必须可扩展的。在</w:t>
        </w:r>
        <w:r>
          <w:rPr>
            <w:rFonts w:ascii="Verdana" w:hAnsi="Verdana" w:cs="Segoe UI"/>
            <w:color w:val="555555"/>
            <w:sz w:val="18"/>
            <w:szCs w:val="18"/>
          </w:rPr>
          <w:t>2005</w:t>
        </w:r>
        <w:r>
          <w:rPr>
            <w:rFonts w:ascii="Verdana" w:hAnsi="Verdana" w:cs="Segoe UI"/>
            <w:color w:val="555555"/>
            <w:sz w:val="18"/>
            <w:szCs w:val="18"/>
          </w:rPr>
          <w:t>年绝大多数海量系统的设计都是采用固定字段的存储，但是在现代系统中会意识到这个问题，会采用</w:t>
        </w:r>
        <w:r>
          <w:rPr>
            <w:rFonts w:ascii="Verdana" w:hAnsi="Verdana" w:cs="Segoe UI"/>
            <w:color w:val="555555"/>
            <w:sz w:val="18"/>
            <w:szCs w:val="18"/>
          </w:rPr>
          <w:t>KV</w:t>
        </w:r>
        <w:r>
          <w:rPr>
            <w:rFonts w:ascii="Verdana" w:hAnsi="Verdana" w:cs="Segoe UI"/>
            <w:color w:val="555555"/>
            <w:sz w:val="18"/>
            <w:szCs w:val="18"/>
          </w:rPr>
          <w:t>或者</w:t>
        </w:r>
        <w:r>
          <w:rPr>
            <w:rFonts w:ascii="Verdana" w:hAnsi="Verdana" w:cs="Segoe UI"/>
            <w:color w:val="555555"/>
            <w:sz w:val="18"/>
            <w:szCs w:val="18"/>
          </w:rPr>
          <w:t>TLV</w:t>
        </w:r>
        <w:r>
          <w:rPr>
            <w:rFonts w:ascii="Verdana" w:hAnsi="Verdana" w:cs="Segoe UI"/>
            <w:color w:val="555555"/>
            <w:sz w:val="18"/>
            <w:szCs w:val="18"/>
          </w:rPr>
          <w:t>的方式，微信也做了不同的设计。</w:t>
        </w:r>
      </w:ins>
    </w:p>
    <w:p w:rsidR="00695F72" w:rsidRDefault="00695F72" w:rsidP="00695F72">
      <w:pPr>
        <w:pStyle w:val="4"/>
        <w:shd w:val="clear" w:color="auto" w:fill="F7FDFF"/>
        <w:spacing w:before="0" w:after="0" w:line="351" w:lineRule="atLeast"/>
        <w:textAlignment w:val="baseline"/>
        <w:rPr>
          <w:ins w:id="42" w:author="Unknown"/>
          <w:rFonts w:ascii="Verdana" w:hAnsi="Verdana" w:cs="Segoe UI"/>
          <w:b w:val="0"/>
          <w:bCs w:val="0"/>
          <w:color w:val="555555"/>
          <w:sz w:val="18"/>
          <w:szCs w:val="18"/>
        </w:rPr>
      </w:pPr>
      <w:ins w:id="43" w:author="Unknown">
        <w:r>
          <w:rPr>
            <w:rFonts w:ascii="Verdana" w:hAnsi="Verdana" w:cs="Segoe UI"/>
            <w:b w:val="0"/>
            <w:bCs w:val="0"/>
            <w:color w:val="555555"/>
            <w:sz w:val="18"/>
            <w:szCs w:val="18"/>
          </w:rPr>
          <w:t>把复杂逻辑都固化下来，成为基础软件</w:t>
        </w:r>
      </w:ins>
    </w:p>
    <w:p w:rsidR="00695F72" w:rsidRDefault="00695F72" w:rsidP="00695F72">
      <w:pPr>
        <w:pStyle w:val="a7"/>
        <w:shd w:val="clear" w:color="auto" w:fill="F7FDFF"/>
        <w:spacing w:before="240" w:beforeAutospacing="0" w:after="240" w:afterAutospacing="0" w:line="301" w:lineRule="atLeast"/>
        <w:textAlignment w:val="baseline"/>
        <w:rPr>
          <w:ins w:id="44" w:author="Unknown"/>
          <w:rFonts w:ascii="Verdana" w:hAnsi="Verdana" w:cs="Segoe UI"/>
          <w:color w:val="555555"/>
          <w:sz w:val="18"/>
          <w:szCs w:val="18"/>
        </w:rPr>
      </w:pPr>
      <w:ins w:id="45" w:author="Unknown">
        <w:r>
          <w:rPr>
            <w:rFonts w:ascii="Verdana" w:hAnsi="Verdana" w:cs="Segoe UI"/>
            <w:color w:val="555555"/>
            <w:sz w:val="18"/>
            <w:szCs w:val="18"/>
          </w:rPr>
          <w:t>在微信后台会有几种不同的基础组件，大致包括：</w:t>
        </w:r>
      </w:ins>
    </w:p>
    <w:p w:rsidR="00695F72" w:rsidRDefault="00695F72" w:rsidP="00695F72">
      <w:pPr>
        <w:pStyle w:val="a7"/>
        <w:numPr>
          <w:ilvl w:val="0"/>
          <w:numId w:val="12"/>
        </w:numPr>
        <w:pBdr>
          <w:bottom w:val="dashed" w:sz="4" w:space="2" w:color="CCCCCC"/>
        </w:pBdr>
        <w:spacing w:before="240" w:beforeAutospacing="0" w:after="240" w:afterAutospacing="0" w:line="301" w:lineRule="atLeast"/>
        <w:ind w:left="0"/>
        <w:textAlignment w:val="baseline"/>
        <w:rPr>
          <w:ins w:id="46" w:author="Unknown"/>
          <w:rFonts w:ascii="inherit" w:hAnsi="inherit" w:cs="Segoe UI" w:hint="eastAsia"/>
          <w:color w:val="666666"/>
          <w:sz w:val="18"/>
          <w:szCs w:val="18"/>
        </w:rPr>
      </w:pPr>
      <w:ins w:id="47" w:author="Unknown">
        <w:r>
          <w:rPr>
            <w:rFonts w:ascii="inherit" w:hAnsi="inherit" w:cs="Segoe UI"/>
            <w:color w:val="666666"/>
            <w:sz w:val="18"/>
            <w:szCs w:val="18"/>
          </w:rPr>
          <w:t>Svrkit——Client/Server</w:t>
        </w:r>
        <w:r>
          <w:rPr>
            <w:rFonts w:ascii="inherit" w:hAnsi="inherit" w:cs="Segoe UI"/>
            <w:color w:val="666666"/>
            <w:sz w:val="18"/>
            <w:szCs w:val="18"/>
          </w:rPr>
          <w:t>自动代码生成框架</w:t>
        </w:r>
        <w:r>
          <w:rPr>
            <w:rFonts w:ascii="inherit" w:hAnsi="inherit" w:cs="Segoe UI"/>
            <w:color w:val="666666"/>
            <w:sz w:val="18"/>
            <w:szCs w:val="18"/>
          </w:rPr>
          <w:t>:10</w:t>
        </w:r>
        <w:r>
          <w:rPr>
            <w:rFonts w:ascii="inherit" w:hAnsi="inherit" w:cs="Segoe UI"/>
            <w:color w:val="666666"/>
            <w:sz w:val="18"/>
            <w:szCs w:val="18"/>
          </w:rPr>
          <w:t>分钟搭建内部服务器</w:t>
        </w:r>
      </w:ins>
    </w:p>
    <w:p w:rsidR="00695F72" w:rsidRDefault="00695F72" w:rsidP="00695F72">
      <w:pPr>
        <w:pStyle w:val="a7"/>
        <w:numPr>
          <w:ilvl w:val="0"/>
          <w:numId w:val="12"/>
        </w:numPr>
        <w:pBdr>
          <w:bottom w:val="dashed" w:sz="4" w:space="2" w:color="CCCCCC"/>
        </w:pBdr>
        <w:spacing w:before="240" w:beforeAutospacing="0" w:after="240" w:afterAutospacing="0" w:line="301" w:lineRule="atLeast"/>
        <w:ind w:left="0"/>
        <w:textAlignment w:val="baseline"/>
        <w:rPr>
          <w:ins w:id="48" w:author="Unknown"/>
          <w:rFonts w:ascii="inherit" w:hAnsi="inherit" w:cs="Segoe UI" w:hint="eastAsia"/>
          <w:color w:val="666666"/>
          <w:sz w:val="18"/>
          <w:szCs w:val="18"/>
        </w:rPr>
      </w:pPr>
      <w:ins w:id="49" w:author="Unknown">
        <w:r>
          <w:rPr>
            <w:rFonts w:ascii="inherit" w:hAnsi="inherit" w:cs="Segoe UI"/>
            <w:color w:val="666666"/>
            <w:sz w:val="18"/>
            <w:szCs w:val="18"/>
          </w:rPr>
          <w:t>LogicServer——</w:t>
        </w:r>
        <w:r>
          <w:rPr>
            <w:rFonts w:ascii="inherit" w:hAnsi="inherit" w:cs="Segoe UI"/>
            <w:color w:val="666666"/>
            <w:sz w:val="18"/>
            <w:szCs w:val="18"/>
          </w:rPr>
          <w:t>逻辑容器：随时添加新逻辑</w:t>
        </w:r>
      </w:ins>
    </w:p>
    <w:p w:rsidR="00695F72" w:rsidRDefault="00695F72" w:rsidP="00695F72">
      <w:pPr>
        <w:pStyle w:val="a7"/>
        <w:numPr>
          <w:ilvl w:val="0"/>
          <w:numId w:val="12"/>
        </w:numPr>
        <w:pBdr>
          <w:bottom w:val="dashed" w:sz="4" w:space="2" w:color="CCCCCC"/>
        </w:pBdr>
        <w:spacing w:before="240" w:beforeAutospacing="0" w:after="240" w:afterAutospacing="0" w:line="301" w:lineRule="atLeast"/>
        <w:ind w:left="0"/>
        <w:textAlignment w:val="baseline"/>
        <w:rPr>
          <w:ins w:id="50" w:author="Unknown"/>
          <w:rFonts w:ascii="inherit" w:hAnsi="inherit" w:cs="Segoe UI" w:hint="eastAsia"/>
          <w:color w:val="666666"/>
          <w:sz w:val="18"/>
          <w:szCs w:val="18"/>
        </w:rPr>
      </w:pPr>
      <w:ins w:id="51" w:author="Unknown">
        <w:r>
          <w:rPr>
            <w:rFonts w:ascii="inherit" w:hAnsi="inherit" w:cs="Segoe UI"/>
            <w:color w:val="666666"/>
            <w:sz w:val="18"/>
            <w:szCs w:val="18"/>
          </w:rPr>
          <w:t>OssAgent——</w:t>
        </w:r>
        <w:r>
          <w:rPr>
            <w:rFonts w:ascii="inherit" w:hAnsi="inherit" w:cs="Segoe UI"/>
            <w:color w:val="666666"/>
            <w:sz w:val="18"/>
            <w:szCs w:val="18"/>
          </w:rPr>
          <w:t>监控</w:t>
        </w:r>
        <w:r>
          <w:rPr>
            <w:rFonts w:ascii="inherit" w:hAnsi="inherit" w:cs="Segoe UI"/>
            <w:color w:val="666666"/>
            <w:sz w:val="18"/>
            <w:szCs w:val="18"/>
          </w:rPr>
          <w:t>/</w:t>
        </w:r>
        <w:r>
          <w:rPr>
            <w:rFonts w:ascii="inherit" w:hAnsi="inherit" w:cs="Segoe UI"/>
            <w:color w:val="666666"/>
            <w:sz w:val="18"/>
            <w:szCs w:val="18"/>
          </w:rPr>
          <w:t>统计框架：所见即所得的监控</w:t>
        </w:r>
      </w:ins>
    </w:p>
    <w:p w:rsidR="00695F72" w:rsidRDefault="00695F72" w:rsidP="00695F72">
      <w:pPr>
        <w:pStyle w:val="a7"/>
        <w:numPr>
          <w:ilvl w:val="0"/>
          <w:numId w:val="12"/>
        </w:numPr>
        <w:pBdr>
          <w:bottom w:val="dashed" w:sz="4" w:space="2" w:color="CCCCCC"/>
        </w:pBdr>
        <w:spacing w:before="240" w:beforeAutospacing="0" w:after="240" w:afterAutospacing="0" w:line="301" w:lineRule="atLeast"/>
        <w:ind w:left="0"/>
        <w:textAlignment w:val="baseline"/>
        <w:rPr>
          <w:ins w:id="52" w:author="Unknown"/>
          <w:rFonts w:ascii="inherit" w:hAnsi="inherit" w:cs="Segoe UI" w:hint="eastAsia"/>
          <w:color w:val="666666"/>
          <w:sz w:val="18"/>
          <w:szCs w:val="18"/>
        </w:rPr>
      </w:pPr>
      <w:ins w:id="53" w:author="Unknown">
        <w:r>
          <w:rPr>
            <w:rFonts w:ascii="inherit" w:hAnsi="inherit" w:cs="Segoe UI"/>
            <w:color w:val="666666"/>
            <w:sz w:val="18"/>
            <w:szCs w:val="18"/>
          </w:rPr>
          <w:t>报表存储组件</w:t>
        </w:r>
        <w:r>
          <w:rPr>
            <w:rFonts w:ascii="inherit" w:hAnsi="inherit" w:cs="Segoe UI"/>
            <w:color w:val="666666"/>
            <w:sz w:val="18"/>
            <w:szCs w:val="18"/>
          </w:rPr>
          <w:t>——</w:t>
        </w:r>
        <w:r>
          <w:rPr>
            <w:rFonts w:ascii="inherit" w:hAnsi="inherit" w:cs="Segoe UI"/>
            <w:color w:val="666666"/>
            <w:sz w:val="18"/>
            <w:szCs w:val="18"/>
          </w:rPr>
          <w:t>屏蔽容灾</w:t>
        </w:r>
        <w:r>
          <w:rPr>
            <w:rFonts w:ascii="inherit" w:hAnsi="inherit" w:cs="Segoe UI"/>
            <w:color w:val="666666"/>
            <w:sz w:val="18"/>
            <w:szCs w:val="18"/>
          </w:rPr>
          <w:t>/</w:t>
        </w:r>
        <w:r>
          <w:rPr>
            <w:rFonts w:ascii="inherit" w:hAnsi="inherit" w:cs="Segoe UI"/>
            <w:color w:val="666666"/>
            <w:sz w:val="18"/>
            <w:szCs w:val="18"/>
          </w:rPr>
          <w:t>扩容等复杂问题</w:t>
        </w:r>
      </w:ins>
    </w:p>
    <w:p w:rsidR="00695F72" w:rsidRDefault="00695F72" w:rsidP="00695F72">
      <w:pPr>
        <w:pStyle w:val="a7"/>
        <w:shd w:val="clear" w:color="auto" w:fill="F7FDFF"/>
        <w:spacing w:before="240" w:beforeAutospacing="0" w:after="240" w:afterAutospacing="0" w:line="301" w:lineRule="atLeast"/>
        <w:textAlignment w:val="baseline"/>
        <w:rPr>
          <w:ins w:id="54" w:author="Unknown"/>
          <w:rFonts w:ascii="Verdana" w:hAnsi="Verdana" w:cs="Segoe UI"/>
          <w:color w:val="555555"/>
          <w:sz w:val="18"/>
          <w:szCs w:val="18"/>
        </w:rPr>
      </w:pPr>
      <w:ins w:id="55" w:author="Unknown">
        <w:r>
          <w:rPr>
            <w:rFonts w:ascii="Verdana" w:hAnsi="Verdana" w:cs="Segoe UI"/>
            <w:color w:val="555555"/>
            <w:sz w:val="18"/>
            <w:szCs w:val="18"/>
          </w:rPr>
          <w:t>灰度、灰度、再灰度</w:t>
        </w:r>
      </w:ins>
    </w:p>
    <w:p w:rsidR="00695F72" w:rsidRDefault="00695F72" w:rsidP="00695F72">
      <w:pPr>
        <w:pStyle w:val="a7"/>
        <w:shd w:val="clear" w:color="auto" w:fill="F7FDFF"/>
        <w:spacing w:before="240" w:beforeAutospacing="0" w:after="240" w:afterAutospacing="0" w:line="301" w:lineRule="atLeast"/>
        <w:textAlignment w:val="baseline"/>
        <w:rPr>
          <w:ins w:id="56" w:author="Unknown"/>
          <w:rFonts w:ascii="Verdana" w:hAnsi="Verdana" w:cs="Segoe UI"/>
          <w:color w:val="555555"/>
          <w:sz w:val="18"/>
          <w:szCs w:val="18"/>
        </w:rPr>
      </w:pPr>
      <w:ins w:id="57" w:author="Unknown">
        <w:r>
          <w:rPr>
            <w:rFonts w:ascii="Verdana" w:hAnsi="Verdana" w:cs="Segoe UI"/>
            <w:color w:val="555555"/>
            <w:sz w:val="18"/>
            <w:szCs w:val="18"/>
          </w:rPr>
          <w:t>在变更后的部署方式上，微信在一些规则会限定不能一次把所有的逻辑变更上去，每一次变更一小点观察到每一个环节没有问题的时候，才能布局到全网上去。微信后台每一天可以支撑超过</w:t>
        </w:r>
        <w:r>
          <w:rPr>
            <w:rFonts w:ascii="Verdana" w:hAnsi="Verdana" w:cs="Segoe UI"/>
            <w:color w:val="555555"/>
            <w:sz w:val="18"/>
            <w:szCs w:val="18"/>
          </w:rPr>
          <w:t>20</w:t>
        </w:r>
        <w:r>
          <w:rPr>
            <w:rFonts w:ascii="Verdana" w:hAnsi="Verdana" w:cs="Segoe UI"/>
            <w:color w:val="555555"/>
            <w:sz w:val="18"/>
            <w:szCs w:val="18"/>
          </w:rPr>
          <w:t>个后台变更，在业界来说，通常做到</w:t>
        </w:r>
        <w:r>
          <w:rPr>
            <w:rFonts w:ascii="Verdana" w:hAnsi="Verdana" w:cs="Segoe UI"/>
            <w:color w:val="555555"/>
            <w:sz w:val="18"/>
            <w:szCs w:val="18"/>
          </w:rPr>
          <w:t>5</w:t>
        </w:r>
        <w:r>
          <w:rPr>
            <w:rFonts w:ascii="Verdana" w:hAnsi="Verdana" w:cs="Segoe UI"/>
            <w:color w:val="555555"/>
            <w:sz w:val="18"/>
            <w:szCs w:val="18"/>
          </w:rPr>
          <w:t>个已经是比较快了，但是微信可以做到快</w:t>
        </w:r>
        <w:r>
          <w:rPr>
            <w:rFonts w:ascii="Verdana" w:hAnsi="Verdana" w:cs="Segoe UI"/>
            <w:color w:val="555555"/>
            <w:sz w:val="18"/>
            <w:szCs w:val="18"/>
          </w:rPr>
          <w:t>4</w:t>
        </w:r>
        <w:r>
          <w:rPr>
            <w:rFonts w:ascii="Verdana" w:hAnsi="Verdana" w:cs="Segoe UI"/>
            <w:color w:val="555555"/>
            <w:sz w:val="18"/>
            <w:szCs w:val="18"/>
          </w:rPr>
          <w:t>倍。</w:t>
        </w:r>
      </w:ins>
    </w:p>
    <w:p w:rsidR="00695F72" w:rsidRDefault="00695F72" w:rsidP="00695F72">
      <w:pPr>
        <w:pStyle w:val="a7"/>
        <w:shd w:val="clear" w:color="auto" w:fill="F7FDFF"/>
        <w:spacing w:before="240" w:beforeAutospacing="0" w:after="240" w:afterAutospacing="0" w:line="301" w:lineRule="atLeast"/>
        <w:textAlignment w:val="baseline"/>
        <w:rPr>
          <w:ins w:id="58" w:author="Unknown"/>
          <w:rFonts w:ascii="Verdana" w:hAnsi="Verdana" w:cs="Segoe UI"/>
          <w:color w:val="555555"/>
          <w:sz w:val="18"/>
          <w:szCs w:val="18"/>
        </w:rPr>
      </w:pPr>
      <w:r>
        <w:rPr>
          <w:rFonts w:ascii="Verdana" w:hAnsi="Verdana" w:cs="Segoe UI"/>
          <w:noProof/>
          <w:color w:val="555555"/>
          <w:sz w:val="18"/>
          <w:szCs w:val="18"/>
        </w:rPr>
        <w:drawing>
          <wp:inline distT="0" distB="0" distL="0" distR="0">
            <wp:extent cx="4285615" cy="2305685"/>
            <wp:effectExtent l="19050" t="0" r="635" b="0"/>
            <wp:docPr id="35" name="图片 35" descr="大数据容灾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大数据容灾监控"/>
                    <pic:cNvPicPr>
                      <a:picLocks noChangeAspect="1" noChangeArrowheads="1"/>
                    </pic:cNvPicPr>
                  </pic:nvPicPr>
                  <pic:blipFill>
                    <a:blip r:embed="rId61"/>
                    <a:srcRect/>
                    <a:stretch>
                      <a:fillRect/>
                    </a:stretch>
                  </pic:blipFill>
                  <pic:spPr bwMode="auto">
                    <a:xfrm>
                      <a:off x="0" y="0"/>
                      <a:ext cx="4285615" cy="2305685"/>
                    </a:xfrm>
                    <a:prstGeom prst="rect">
                      <a:avLst/>
                    </a:prstGeom>
                    <a:noFill/>
                    <a:ln w="9525">
                      <a:noFill/>
                      <a:miter lim="800000"/>
                      <a:headEnd/>
                      <a:tailEnd/>
                    </a:ln>
                  </pic:spPr>
                </pic:pic>
              </a:graphicData>
            </a:graphic>
          </wp:inline>
        </w:drawing>
      </w:r>
    </w:p>
    <w:p w:rsidR="00695F72" w:rsidRDefault="00695F72" w:rsidP="00695F72">
      <w:pPr>
        <w:pStyle w:val="a7"/>
        <w:shd w:val="clear" w:color="auto" w:fill="F7FDFF"/>
        <w:spacing w:before="240" w:beforeAutospacing="0" w:after="240" w:afterAutospacing="0" w:line="301" w:lineRule="atLeast"/>
        <w:textAlignment w:val="baseline"/>
        <w:rPr>
          <w:ins w:id="59" w:author="Unknown"/>
          <w:rFonts w:ascii="Verdana" w:hAnsi="Verdana" w:cs="Segoe UI"/>
          <w:color w:val="555555"/>
          <w:sz w:val="18"/>
          <w:szCs w:val="18"/>
        </w:rPr>
      </w:pPr>
      <w:ins w:id="60" w:author="Unknown">
        <w:r>
          <w:rPr>
            <w:rFonts w:ascii="Verdana" w:hAnsi="Verdana" w:cs="Segoe UI"/>
            <w:color w:val="555555"/>
            <w:sz w:val="18"/>
            <w:szCs w:val="18"/>
          </w:rPr>
          <w:t>腾讯内部的上线系统</w:t>
        </w:r>
      </w:ins>
    </w:p>
    <w:p w:rsidR="00695F72" w:rsidRDefault="00695F72" w:rsidP="00695F72">
      <w:pPr>
        <w:pStyle w:val="a7"/>
        <w:shd w:val="clear" w:color="auto" w:fill="F7FDFF"/>
        <w:spacing w:before="240" w:beforeAutospacing="0" w:after="240" w:afterAutospacing="0" w:line="301" w:lineRule="atLeast"/>
        <w:textAlignment w:val="baseline"/>
        <w:rPr>
          <w:ins w:id="61" w:author="Unknown"/>
          <w:rFonts w:ascii="Verdana" w:hAnsi="Verdana" w:cs="Segoe UI"/>
          <w:color w:val="555555"/>
          <w:sz w:val="18"/>
          <w:szCs w:val="18"/>
        </w:rPr>
      </w:pPr>
      <w:ins w:id="62" w:author="Unknown">
        <w:r>
          <w:rPr>
            <w:rFonts w:ascii="Verdana" w:hAnsi="Verdana" w:cs="Segoe UI"/>
            <w:color w:val="555555"/>
            <w:sz w:val="18"/>
            <w:szCs w:val="18"/>
          </w:rPr>
          <w:lastRenderedPageBreak/>
          <w:t>而所谓灰度发布，是指在黑与白之间，能够平滑过渡的一种发布方式。</w:t>
        </w:r>
        <w:r>
          <w:rPr>
            <w:rFonts w:ascii="Verdana" w:hAnsi="Verdana" w:cs="Segoe UI"/>
            <w:color w:val="555555"/>
            <w:sz w:val="18"/>
            <w:szCs w:val="18"/>
          </w:rPr>
          <w:t>AB test</w:t>
        </w:r>
        <w:r>
          <w:rPr>
            <w:rFonts w:ascii="Verdana" w:hAnsi="Verdana" w:cs="Segoe UI"/>
            <w:color w:val="555555"/>
            <w:sz w:val="18"/>
            <w:szCs w:val="18"/>
          </w:rPr>
          <w:t>就是一种灰度发布方式，让一部用户继续用</w:t>
        </w:r>
        <w:r>
          <w:rPr>
            <w:rFonts w:ascii="Verdana" w:hAnsi="Verdana" w:cs="Segoe UI"/>
            <w:color w:val="555555"/>
            <w:sz w:val="18"/>
            <w:szCs w:val="18"/>
          </w:rPr>
          <w:t>A</w:t>
        </w:r>
        <w:r>
          <w:rPr>
            <w:rFonts w:ascii="Verdana" w:hAnsi="Verdana" w:cs="Segoe UI"/>
            <w:color w:val="555555"/>
            <w:sz w:val="18"/>
            <w:szCs w:val="18"/>
          </w:rPr>
          <w:t>，一部分用户开始用</w:t>
        </w:r>
        <w:r>
          <w:rPr>
            <w:rFonts w:ascii="Verdana" w:hAnsi="Verdana" w:cs="Segoe UI"/>
            <w:color w:val="555555"/>
            <w:sz w:val="18"/>
            <w:szCs w:val="18"/>
          </w:rPr>
          <w:t>B</w:t>
        </w:r>
        <w:r>
          <w:rPr>
            <w:rFonts w:ascii="Verdana" w:hAnsi="Verdana" w:cs="Segoe UI"/>
            <w:color w:val="555555"/>
            <w:sz w:val="18"/>
            <w:szCs w:val="18"/>
          </w:rPr>
          <w:t>，如果用户对</w:t>
        </w:r>
        <w:r>
          <w:rPr>
            <w:rFonts w:ascii="Verdana" w:hAnsi="Verdana" w:cs="Segoe UI"/>
            <w:color w:val="555555"/>
            <w:sz w:val="18"/>
            <w:szCs w:val="18"/>
          </w:rPr>
          <w:t>B</w:t>
        </w:r>
        <w:r>
          <w:rPr>
            <w:rFonts w:ascii="Verdana" w:hAnsi="Verdana" w:cs="Segoe UI"/>
            <w:color w:val="555555"/>
            <w:sz w:val="18"/>
            <w:szCs w:val="18"/>
          </w:rPr>
          <w:t>没有什么反对意见，那么逐步扩大范围，把所有用户都迁移到</w:t>
        </w:r>
        <w:r>
          <w:rPr>
            <w:rFonts w:ascii="Verdana" w:hAnsi="Verdana" w:cs="Segoe UI"/>
            <w:color w:val="555555"/>
            <w:sz w:val="18"/>
            <w:szCs w:val="18"/>
          </w:rPr>
          <w:t>B</w:t>
        </w:r>
        <w:r>
          <w:rPr>
            <w:rFonts w:ascii="Verdana" w:hAnsi="Verdana" w:cs="Segoe UI"/>
            <w:color w:val="555555"/>
            <w:sz w:val="18"/>
            <w:szCs w:val="18"/>
          </w:rPr>
          <w:t>上面来。灰度发布可以保证整体系统的稳定，在初始灰度的时候就可以发现、调整问题，以保证其影响度。（在腾讯，灰度发布是最常采用的发布方式之一）</w:t>
        </w:r>
      </w:ins>
    </w:p>
    <w:p w:rsidR="00695F72" w:rsidRDefault="00695F72" w:rsidP="00695F72">
      <w:pPr>
        <w:pStyle w:val="a7"/>
        <w:shd w:val="clear" w:color="auto" w:fill="F7FDFF"/>
        <w:spacing w:before="240" w:beforeAutospacing="0" w:after="240" w:afterAutospacing="0" w:line="301" w:lineRule="atLeast"/>
        <w:textAlignment w:val="baseline"/>
        <w:rPr>
          <w:ins w:id="63" w:author="Unknown"/>
          <w:rFonts w:ascii="Verdana" w:hAnsi="Verdana" w:cs="Segoe UI"/>
          <w:color w:val="555555"/>
          <w:sz w:val="18"/>
          <w:szCs w:val="18"/>
        </w:rPr>
      </w:pPr>
      <w:ins w:id="64" w:author="Unknown">
        <w:r>
          <w:rPr>
            <w:rFonts w:ascii="Verdana" w:hAnsi="Verdana" w:cs="Segoe UI"/>
            <w:color w:val="555555"/>
            <w:sz w:val="18"/>
            <w:szCs w:val="18"/>
          </w:rPr>
          <w:t>孙子兵法：古之所谓善战者，胜于易胜者也</w:t>
        </w:r>
      </w:ins>
    </w:p>
    <w:p w:rsidR="00695F72" w:rsidRDefault="00695F72" w:rsidP="00695F72">
      <w:pPr>
        <w:pStyle w:val="a7"/>
        <w:shd w:val="clear" w:color="auto" w:fill="F7FDFF"/>
        <w:spacing w:before="240" w:beforeAutospacing="0" w:after="240" w:afterAutospacing="0" w:line="301" w:lineRule="atLeast"/>
        <w:textAlignment w:val="baseline"/>
        <w:rPr>
          <w:ins w:id="65" w:author="Unknown"/>
          <w:rFonts w:ascii="Verdana" w:hAnsi="Verdana" w:cs="Segoe UI"/>
          <w:color w:val="555555"/>
          <w:sz w:val="18"/>
          <w:szCs w:val="18"/>
        </w:rPr>
      </w:pPr>
      <w:ins w:id="66" w:author="Unknown">
        <w:r>
          <w:rPr>
            <w:rFonts w:ascii="Verdana" w:hAnsi="Verdana" w:cs="Segoe UI"/>
            <w:color w:val="555555"/>
            <w:sz w:val="18"/>
            <w:szCs w:val="18"/>
          </w:rPr>
          <w:t>常识上，解决一个复杂问题的时候，会用高明的技巧解决复杂的问题，这个不是微信团队的目标，他们追求的要做到让所有问题很自然和简单的方式解决掉。在周颢看来，微信架构的技术复杂点在四个要点：协议、容灾、轻重、监控。</w:t>
        </w:r>
      </w:ins>
    </w:p>
    <w:p w:rsidR="00695F72" w:rsidRDefault="00695F72" w:rsidP="00695F72">
      <w:pPr>
        <w:pStyle w:val="a7"/>
        <w:shd w:val="clear" w:color="auto" w:fill="F7FDFF"/>
        <w:spacing w:before="240" w:beforeAutospacing="0" w:after="240" w:afterAutospacing="0" w:line="301" w:lineRule="atLeast"/>
        <w:textAlignment w:val="baseline"/>
        <w:rPr>
          <w:ins w:id="67" w:author="Unknown"/>
          <w:rFonts w:ascii="Verdana" w:hAnsi="Verdana" w:cs="Segoe UI"/>
          <w:color w:val="555555"/>
          <w:sz w:val="18"/>
          <w:szCs w:val="18"/>
        </w:rPr>
      </w:pPr>
      <w:r>
        <w:rPr>
          <w:rFonts w:ascii="Verdana" w:hAnsi="Verdana" w:cs="Segoe UI"/>
          <w:noProof/>
          <w:color w:val="555555"/>
          <w:sz w:val="18"/>
          <w:szCs w:val="18"/>
        </w:rPr>
        <w:drawing>
          <wp:inline distT="0" distB="0" distL="0" distR="0">
            <wp:extent cx="4285615" cy="3283585"/>
            <wp:effectExtent l="19050" t="0" r="635" b="0"/>
            <wp:docPr id="36" name="图片 36" descr="微信大数据高并发架构四要素：协议、容灾、轻重、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微信大数据高并发架构四要素：协议、容灾、轻重、监控"/>
                    <pic:cNvPicPr>
                      <a:picLocks noChangeAspect="1" noChangeArrowheads="1"/>
                    </pic:cNvPicPr>
                  </pic:nvPicPr>
                  <pic:blipFill>
                    <a:blip r:embed="rId62"/>
                    <a:srcRect/>
                    <a:stretch>
                      <a:fillRect/>
                    </a:stretch>
                  </pic:blipFill>
                  <pic:spPr bwMode="auto">
                    <a:xfrm>
                      <a:off x="0" y="0"/>
                      <a:ext cx="4285615" cy="3283585"/>
                    </a:xfrm>
                    <a:prstGeom prst="rect">
                      <a:avLst/>
                    </a:prstGeom>
                    <a:noFill/>
                    <a:ln w="9525">
                      <a:noFill/>
                      <a:miter lim="800000"/>
                      <a:headEnd/>
                      <a:tailEnd/>
                    </a:ln>
                  </pic:spPr>
                </pic:pic>
              </a:graphicData>
            </a:graphic>
          </wp:inline>
        </w:drawing>
      </w:r>
    </w:p>
    <w:p w:rsidR="00695F72" w:rsidRDefault="00695F72" w:rsidP="00695F72">
      <w:pPr>
        <w:pStyle w:val="a7"/>
        <w:shd w:val="clear" w:color="auto" w:fill="F7FDFF"/>
        <w:spacing w:before="240" w:beforeAutospacing="0" w:after="240" w:afterAutospacing="0" w:line="301" w:lineRule="atLeast"/>
        <w:textAlignment w:val="baseline"/>
        <w:rPr>
          <w:ins w:id="68" w:author="Unknown"/>
          <w:rFonts w:ascii="Verdana" w:hAnsi="Verdana" w:cs="Segoe UI"/>
          <w:color w:val="555555"/>
          <w:sz w:val="18"/>
          <w:szCs w:val="18"/>
        </w:rPr>
      </w:pPr>
      <w:ins w:id="69" w:author="Unknown">
        <w:r>
          <w:rPr>
            <w:rFonts w:ascii="Verdana" w:hAnsi="Verdana" w:cs="Segoe UI"/>
            <w:color w:val="555555"/>
            <w:sz w:val="18"/>
            <w:szCs w:val="18"/>
          </w:rPr>
          <w:t>微信架构</w:t>
        </w:r>
      </w:ins>
    </w:p>
    <w:p w:rsidR="00695F72" w:rsidRDefault="00695F72" w:rsidP="00695F72">
      <w:pPr>
        <w:pStyle w:val="a7"/>
        <w:numPr>
          <w:ilvl w:val="0"/>
          <w:numId w:val="13"/>
        </w:numPr>
        <w:pBdr>
          <w:bottom w:val="dashed" w:sz="4" w:space="2" w:color="CCCCCC"/>
        </w:pBdr>
        <w:spacing w:before="240" w:beforeAutospacing="0" w:after="240" w:afterAutospacing="0" w:line="301" w:lineRule="atLeast"/>
        <w:ind w:left="0"/>
        <w:textAlignment w:val="baseline"/>
        <w:rPr>
          <w:ins w:id="70" w:author="Unknown"/>
          <w:rFonts w:ascii="inherit" w:hAnsi="inherit" w:cs="Segoe UI" w:hint="eastAsia"/>
          <w:color w:val="666666"/>
          <w:sz w:val="18"/>
          <w:szCs w:val="18"/>
        </w:rPr>
      </w:pPr>
      <w:ins w:id="71" w:author="Unknown">
        <w:r>
          <w:rPr>
            <w:rFonts w:ascii="inherit" w:hAnsi="inherit" w:cs="Segoe UI"/>
            <w:color w:val="666666"/>
            <w:sz w:val="18"/>
            <w:szCs w:val="18"/>
          </w:rPr>
          <w:t>协议：手机终端跟后台服务器之间的交互协议，这个协议的设计是整个系统的骨架，在这一点做好设计可以使得系统的复杂度大大降低。</w:t>
        </w:r>
      </w:ins>
    </w:p>
    <w:p w:rsidR="00695F72" w:rsidRDefault="00695F72" w:rsidP="00695F72">
      <w:pPr>
        <w:pStyle w:val="a7"/>
        <w:numPr>
          <w:ilvl w:val="0"/>
          <w:numId w:val="13"/>
        </w:numPr>
        <w:pBdr>
          <w:bottom w:val="dashed" w:sz="4" w:space="2" w:color="CCCCCC"/>
        </w:pBdr>
        <w:spacing w:before="240" w:beforeAutospacing="0" w:after="240" w:afterAutospacing="0" w:line="301" w:lineRule="atLeast"/>
        <w:ind w:left="0"/>
        <w:textAlignment w:val="baseline"/>
        <w:rPr>
          <w:ins w:id="72" w:author="Unknown"/>
          <w:rFonts w:ascii="inherit" w:hAnsi="inherit" w:cs="Segoe UI" w:hint="eastAsia"/>
          <w:color w:val="666666"/>
          <w:sz w:val="18"/>
          <w:szCs w:val="18"/>
        </w:rPr>
      </w:pPr>
      <w:ins w:id="73" w:author="Unknown">
        <w:r>
          <w:rPr>
            <w:rFonts w:ascii="inherit" w:hAnsi="inherit" w:cs="Segoe UI"/>
            <w:color w:val="666666"/>
            <w:sz w:val="18"/>
            <w:szCs w:val="18"/>
          </w:rPr>
          <w:t>容灾：当系统出现了若干服务器或若干支架（宕机的时候），仍然需要让系统尽可能的提供正常的服务。</w:t>
        </w:r>
      </w:ins>
    </w:p>
    <w:p w:rsidR="00695F72" w:rsidRDefault="00695F72" w:rsidP="00695F72">
      <w:pPr>
        <w:pStyle w:val="a7"/>
        <w:numPr>
          <w:ilvl w:val="0"/>
          <w:numId w:val="13"/>
        </w:numPr>
        <w:pBdr>
          <w:bottom w:val="dashed" w:sz="4" w:space="2" w:color="CCCCCC"/>
        </w:pBdr>
        <w:spacing w:before="240" w:beforeAutospacing="0" w:after="240" w:afterAutospacing="0" w:line="301" w:lineRule="atLeast"/>
        <w:ind w:left="0"/>
        <w:textAlignment w:val="baseline"/>
        <w:rPr>
          <w:ins w:id="74" w:author="Unknown"/>
          <w:rFonts w:ascii="inherit" w:hAnsi="inherit" w:cs="Segoe UI" w:hint="eastAsia"/>
          <w:color w:val="666666"/>
          <w:sz w:val="18"/>
          <w:szCs w:val="18"/>
        </w:rPr>
      </w:pPr>
      <w:ins w:id="75" w:author="Unknown">
        <w:r>
          <w:rPr>
            <w:rFonts w:ascii="inherit" w:hAnsi="inherit" w:cs="Segoe UI"/>
            <w:color w:val="666666"/>
            <w:sz w:val="18"/>
            <w:szCs w:val="18"/>
          </w:rPr>
          <w:t>轻重：如何在系统架构中分布功能，在哪一个点实现哪一个功能，代表系统中间的功能配置。</w:t>
        </w:r>
      </w:ins>
    </w:p>
    <w:p w:rsidR="00695F72" w:rsidRDefault="00695F72" w:rsidP="00695F72">
      <w:pPr>
        <w:pStyle w:val="a7"/>
        <w:numPr>
          <w:ilvl w:val="0"/>
          <w:numId w:val="13"/>
        </w:numPr>
        <w:pBdr>
          <w:bottom w:val="dashed" w:sz="4" w:space="2" w:color="CCCCCC"/>
        </w:pBdr>
        <w:spacing w:before="240" w:beforeAutospacing="0" w:after="240" w:afterAutospacing="0" w:line="301" w:lineRule="atLeast"/>
        <w:ind w:left="0"/>
        <w:textAlignment w:val="baseline"/>
        <w:rPr>
          <w:ins w:id="76" w:author="Unknown"/>
          <w:rFonts w:ascii="inherit" w:hAnsi="inherit" w:cs="Segoe UI" w:hint="eastAsia"/>
          <w:color w:val="666666"/>
          <w:sz w:val="18"/>
          <w:szCs w:val="18"/>
        </w:rPr>
      </w:pPr>
      <w:ins w:id="77" w:author="Unknown">
        <w:r>
          <w:rPr>
            <w:rFonts w:ascii="inherit" w:hAnsi="inherit" w:cs="Segoe UI"/>
            <w:color w:val="666666"/>
            <w:sz w:val="18"/>
            <w:szCs w:val="18"/>
          </w:rPr>
          <w:t>监控：为系统提供一个智能仪表盘。</w:t>
        </w:r>
      </w:ins>
    </w:p>
    <w:p w:rsidR="00695F72" w:rsidRDefault="00695F72" w:rsidP="00695F72">
      <w:pPr>
        <w:pStyle w:val="a7"/>
        <w:shd w:val="clear" w:color="auto" w:fill="F7FDFF"/>
        <w:spacing w:before="240" w:beforeAutospacing="0" w:after="240" w:afterAutospacing="0" w:line="301" w:lineRule="atLeast"/>
        <w:textAlignment w:val="baseline"/>
        <w:rPr>
          <w:ins w:id="78" w:author="Unknown"/>
          <w:rFonts w:ascii="Verdana" w:hAnsi="Verdana" w:cs="Segoe UI"/>
          <w:color w:val="555555"/>
          <w:sz w:val="18"/>
          <w:szCs w:val="18"/>
        </w:rPr>
      </w:pPr>
      <w:ins w:id="79" w:author="Unknown">
        <w:r>
          <w:rPr>
            <w:rFonts w:ascii="Verdana" w:hAnsi="Verdana" w:cs="Segoe UI"/>
            <w:color w:val="555555"/>
            <w:sz w:val="18"/>
            <w:szCs w:val="18"/>
          </w:rPr>
          <w:t>在协议设计上，移动互联网和常规互联网有很大的区别。首先有</w:t>
        </w:r>
        <w:r>
          <w:rPr>
            <w:rFonts w:ascii="Verdana" w:hAnsi="Verdana" w:cs="Segoe UI"/>
            <w:color w:val="555555"/>
            <w:sz w:val="18"/>
            <w:szCs w:val="18"/>
          </w:rPr>
          <w:t>CMWAP</w:t>
        </w:r>
        <w:r>
          <w:rPr>
            <w:rFonts w:ascii="Verdana" w:hAnsi="Verdana" w:cs="Segoe UI"/>
            <w:color w:val="555555"/>
            <w:sz w:val="18"/>
            <w:szCs w:val="18"/>
          </w:rPr>
          <w:t>和</w:t>
        </w:r>
        <w:r>
          <w:rPr>
            <w:rFonts w:ascii="Verdana" w:hAnsi="Verdana" w:cs="Segoe UI"/>
            <w:color w:val="555555"/>
            <w:sz w:val="18"/>
            <w:szCs w:val="18"/>
          </w:rPr>
          <w:t>CMNET</w:t>
        </w:r>
        <w:r>
          <w:rPr>
            <w:rFonts w:ascii="Verdana" w:hAnsi="Verdana" w:cs="Segoe UI"/>
            <w:color w:val="555555"/>
            <w:sz w:val="18"/>
            <w:szCs w:val="18"/>
          </w:rPr>
          <w:t>的不同，在中国现在有相当多的手机用户使用</w:t>
        </w:r>
        <w:r>
          <w:rPr>
            <w:rFonts w:ascii="Verdana" w:hAnsi="Verdana" w:cs="Segoe UI"/>
            <w:color w:val="555555"/>
            <w:sz w:val="18"/>
            <w:szCs w:val="18"/>
          </w:rPr>
          <w:t>WMWAP</w:t>
        </w:r>
        <w:r>
          <w:rPr>
            <w:rFonts w:ascii="Verdana" w:hAnsi="Verdana" w:cs="Segoe UI"/>
            <w:color w:val="555555"/>
            <w:sz w:val="18"/>
            <w:szCs w:val="18"/>
          </w:rPr>
          <w:t>连接，还有就是在线和离线的概念，当</w:t>
        </w:r>
        <w:r>
          <w:rPr>
            <w:rFonts w:ascii="Verdana" w:hAnsi="Verdana" w:cs="Segoe UI"/>
            <w:color w:val="555555"/>
            <w:sz w:val="18"/>
            <w:szCs w:val="18"/>
          </w:rPr>
          <w:t>QQ</w:t>
        </w:r>
        <w:r>
          <w:rPr>
            <w:rFonts w:ascii="Verdana" w:hAnsi="Verdana" w:cs="Segoe UI"/>
            <w:color w:val="555555"/>
            <w:sz w:val="18"/>
            <w:szCs w:val="18"/>
          </w:rPr>
          <w:t>下线的时候叫离线，当你登录的时候叫在线。但是在移动互联网这两个概念比较模糊。从微信的设计中，不管在线还是离线系统表现都应该是一致的。</w:t>
        </w:r>
      </w:ins>
    </w:p>
    <w:p w:rsidR="00695F72" w:rsidRDefault="00695F72" w:rsidP="00695F72">
      <w:pPr>
        <w:pStyle w:val="a7"/>
        <w:shd w:val="clear" w:color="auto" w:fill="F7FDFF"/>
        <w:spacing w:before="240" w:beforeAutospacing="0" w:after="240" w:afterAutospacing="0" w:line="301" w:lineRule="atLeast"/>
        <w:textAlignment w:val="baseline"/>
        <w:rPr>
          <w:ins w:id="80" w:author="Unknown"/>
          <w:rFonts w:ascii="Verdana" w:hAnsi="Verdana" w:cs="Segoe UI"/>
          <w:color w:val="555555"/>
          <w:sz w:val="18"/>
          <w:szCs w:val="18"/>
        </w:rPr>
      </w:pPr>
      <w:ins w:id="81" w:author="Unknown">
        <w:r>
          <w:rPr>
            <w:rFonts w:ascii="Verdana" w:hAnsi="Verdana" w:cs="Segoe UI"/>
            <w:color w:val="555555"/>
            <w:sz w:val="18"/>
            <w:szCs w:val="18"/>
          </w:rPr>
          <w:t>还有一个是连接不稳定的问题，由于手机信号强弱的变化，当时信号很好，</w:t>
        </w:r>
        <w:r>
          <w:rPr>
            <w:rFonts w:ascii="Verdana" w:hAnsi="Verdana" w:cs="Segoe UI"/>
            <w:color w:val="555555"/>
            <w:sz w:val="18"/>
            <w:szCs w:val="18"/>
          </w:rPr>
          <w:t>5</w:t>
        </w:r>
        <w:r>
          <w:rPr>
            <w:rFonts w:ascii="Verdana" w:hAnsi="Verdana" w:cs="Segoe UI"/>
            <w:color w:val="555555"/>
            <w:sz w:val="18"/>
            <w:szCs w:val="18"/>
          </w:rPr>
          <w:t>秒钟走到信号不好的地区，连接就必须断掉。这个中间带来不稳定的因素为协议设计带来较大困难。此外就是资费敏感的问题，因为</w:t>
        </w:r>
        <w:r>
          <w:rPr>
            <w:rFonts w:ascii="Verdana" w:hAnsi="Verdana" w:cs="Segoe UI"/>
            <w:color w:val="555555"/>
            <w:sz w:val="18"/>
            <w:szCs w:val="18"/>
          </w:rPr>
          <w:lastRenderedPageBreak/>
          <w:t>移动互联网是按照流量计费的，这个计费会使得在协议设计中如何最小化传输的问题。最后就是高延迟的问题。</w:t>
        </w:r>
      </w:ins>
    </w:p>
    <w:p w:rsidR="00695F72" w:rsidRDefault="00695F72" w:rsidP="00695F72">
      <w:pPr>
        <w:pStyle w:val="a7"/>
        <w:shd w:val="clear" w:color="auto" w:fill="F7FDFF"/>
        <w:spacing w:before="240" w:beforeAutospacing="0" w:after="240" w:afterAutospacing="0" w:line="301" w:lineRule="atLeast"/>
        <w:textAlignment w:val="baseline"/>
        <w:rPr>
          <w:ins w:id="82" w:author="Unknown"/>
          <w:rFonts w:ascii="Verdana" w:hAnsi="Verdana" w:cs="Segoe UI"/>
          <w:color w:val="555555"/>
          <w:sz w:val="18"/>
          <w:szCs w:val="18"/>
        </w:rPr>
      </w:pPr>
      <w:ins w:id="83" w:author="Unknown">
        <w:r>
          <w:rPr>
            <w:rFonts w:ascii="Verdana" w:hAnsi="Verdana" w:cs="Segoe UI"/>
            <w:color w:val="555555"/>
            <w:sz w:val="18"/>
            <w:szCs w:val="18"/>
          </w:rPr>
          <w:t>对此，业界标准的解决方案：</w:t>
        </w:r>
        <w:r>
          <w:rPr>
            <w:rFonts w:ascii="Verdana" w:hAnsi="Verdana" w:cs="Segoe UI"/>
            <w:color w:val="555555"/>
            <w:sz w:val="18"/>
            <w:szCs w:val="18"/>
          </w:rPr>
          <w:t>Messaging And Presence Protocol</w:t>
        </w:r>
        <w:r>
          <w:rPr>
            <w:rFonts w:ascii="Verdana" w:hAnsi="Verdana" w:cs="Segoe UI"/>
            <w:color w:val="555555"/>
            <w:sz w:val="18"/>
            <w:szCs w:val="18"/>
          </w:rPr>
          <w:t>：</w:t>
        </w:r>
        <w:r>
          <w:rPr>
            <w:rFonts w:ascii="Verdana" w:hAnsi="Verdana" w:cs="Segoe UI"/>
            <w:color w:val="555555"/>
            <w:sz w:val="18"/>
            <w:szCs w:val="18"/>
          </w:rPr>
          <w:t>1)XMPP</w:t>
        </w:r>
        <w:r>
          <w:rPr>
            <w:rFonts w:ascii="Verdana" w:hAnsi="Verdana" w:cs="Segoe UI"/>
            <w:color w:val="555555"/>
            <w:sz w:val="18"/>
            <w:szCs w:val="18"/>
          </w:rPr>
          <w:t>，</w:t>
        </w:r>
        <w:r>
          <w:rPr>
            <w:rFonts w:ascii="Verdana" w:hAnsi="Verdana" w:cs="Segoe UI"/>
            <w:color w:val="555555"/>
            <w:sz w:val="18"/>
            <w:szCs w:val="18"/>
          </w:rPr>
          <w:t>2)SIP/SIMPLE</w:t>
        </w:r>
        <w:r>
          <w:rPr>
            <w:rFonts w:ascii="Verdana" w:hAnsi="Verdana" w:cs="Segoe UI"/>
            <w:color w:val="555555"/>
            <w:sz w:val="18"/>
            <w:szCs w:val="18"/>
          </w:rPr>
          <w:t>。它的优点是简单，大量开源实现。而缺点同样明显：</w:t>
        </w:r>
        <w:r>
          <w:rPr>
            <w:rFonts w:ascii="Verdana" w:hAnsi="Verdana" w:cs="Segoe UI"/>
            <w:color w:val="555555"/>
            <w:sz w:val="18"/>
            <w:szCs w:val="18"/>
          </w:rPr>
          <w:t>1)</w:t>
        </w:r>
        <w:r>
          <w:rPr>
            <w:rFonts w:ascii="Verdana" w:hAnsi="Verdana" w:cs="Segoe UI"/>
            <w:color w:val="555555"/>
            <w:sz w:val="18"/>
            <w:szCs w:val="18"/>
          </w:rPr>
          <w:t>流量大：状态初始化，</w:t>
        </w:r>
        <w:r>
          <w:rPr>
            <w:rFonts w:ascii="Verdana" w:hAnsi="Verdana" w:cs="Segoe UI"/>
            <w:color w:val="555555"/>
            <w:sz w:val="18"/>
            <w:szCs w:val="18"/>
          </w:rPr>
          <w:t>2)</w:t>
        </w:r>
        <w:r>
          <w:rPr>
            <w:rFonts w:ascii="Verdana" w:hAnsi="Verdana" w:cs="Segoe UI"/>
            <w:color w:val="555555"/>
            <w:sz w:val="18"/>
            <w:szCs w:val="18"/>
          </w:rPr>
          <w:t>消息不可靠。</w:t>
        </w:r>
      </w:ins>
    </w:p>
    <w:p w:rsidR="00695F72" w:rsidRDefault="00695F72" w:rsidP="00695F72">
      <w:pPr>
        <w:pStyle w:val="a7"/>
        <w:shd w:val="clear" w:color="auto" w:fill="F7FDFF"/>
        <w:spacing w:before="240" w:beforeAutospacing="0" w:after="240" w:afterAutospacing="0" w:line="301" w:lineRule="atLeast"/>
        <w:textAlignment w:val="baseline"/>
        <w:rPr>
          <w:ins w:id="84" w:author="Unknown"/>
          <w:rFonts w:ascii="Verdana" w:hAnsi="Verdana" w:cs="Segoe UI"/>
          <w:color w:val="555555"/>
          <w:sz w:val="18"/>
          <w:szCs w:val="18"/>
        </w:rPr>
      </w:pPr>
      <w:ins w:id="85" w:author="Unknown">
        <w:r>
          <w:rPr>
            <w:rFonts w:ascii="Verdana" w:hAnsi="Verdana" w:cs="Segoe UI"/>
            <w:color w:val="555555"/>
            <w:sz w:val="18"/>
            <w:szCs w:val="18"/>
          </w:rPr>
          <w:t>微信在系统中做了特殊设计，叫</w:t>
        </w:r>
        <w:r>
          <w:rPr>
            <w:rFonts w:ascii="Verdana" w:hAnsi="Verdana" w:cs="Segoe UI"/>
            <w:color w:val="555555"/>
            <w:sz w:val="18"/>
            <w:szCs w:val="18"/>
          </w:rPr>
          <w:t>SYNC</w:t>
        </w:r>
        <w:r>
          <w:rPr>
            <w:rFonts w:ascii="Verdana" w:hAnsi="Verdana" w:cs="Segoe UI"/>
            <w:color w:val="555555"/>
            <w:sz w:val="18"/>
            <w:szCs w:val="18"/>
          </w:rPr>
          <w:t>协议，是参考</w:t>
        </w:r>
        <w:r>
          <w:rPr>
            <w:rFonts w:ascii="Verdana" w:hAnsi="Verdana" w:cs="Segoe UI"/>
            <w:color w:val="555555"/>
            <w:sz w:val="18"/>
            <w:szCs w:val="18"/>
          </w:rPr>
          <w:t>Activesyec</w:t>
        </w:r>
        <w:r>
          <w:rPr>
            <w:rFonts w:ascii="Verdana" w:hAnsi="Verdana" w:cs="Segoe UI"/>
            <w:color w:val="555555"/>
            <w:sz w:val="18"/>
            <w:szCs w:val="18"/>
          </w:rPr>
          <w:t>来实现的。特点首先是基于状态同步的协议，假定说收发消息本身是状态同步的过程，假定终端和服务器状态已经被迟了，在服务器端收到最新的消息，当客户端、终端向服务器对接的时候，收取消息的过程实际上可以简单的归纳为状态同步的过程，收消息以及收取你好友状态更新都是相同的。在这样的模式之下，我们会也许会把交互的模式统一化，只需要推送一个消息到达的通知就可以了，终端收到这个通知就来做消息的同步。在这样的简化模式之下，安卓和塞班都可以得到统一。这样的系统本身的实现是更为复杂的，但是获得很多额外的好处。</w:t>
        </w:r>
      </w:ins>
    </w:p>
    <w:p w:rsidR="00695F72" w:rsidRDefault="00695F72" w:rsidP="00695F72">
      <w:pPr>
        <w:pStyle w:val="a7"/>
        <w:shd w:val="clear" w:color="auto" w:fill="F7FDFF"/>
        <w:spacing w:before="240" w:beforeAutospacing="0" w:after="240" w:afterAutospacing="0" w:line="301" w:lineRule="atLeast"/>
        <w:textAlignment w:val="baseline"/>
        <w:rPr>
          <w:ins w:id="86" w:author="Unknown"/>
          <w:rFonts w:ascii="Verdana" w:hAnsi="Verdana" w:cs="Segoe UI"/>
          <w:color w:val="555555"/>
          <w:sz w:val="18"/>
          <w:szCs w:val="18"/>
        </w:rPr>
      </w:pPr>
      <w:ins w:id="87" w:author="Unknown">
        <w:r>
          <w:rPr>
            <w:rFonts w:ascii="Verdana" w:hAnsi="Verdana" w:cs="Segoe UI"/>
            <w:color w:val="555555"/>
            <w:sz w:val="18"/>
            <w:szCs w:val="18"/>
          </w:rPr>
          <w:t>让剩下系统实现的部分更加简单，简化了交互模式，状态同步可以通过状态同步的差值获得最小的数据变更，通过增量的传输得到最小的数据传输量。通过这样的协议设计，微信可以确保消息是稳定到达的，而且是按序到达。引用一句俗话：比它炫的没它简单，比它简单的没它快，没谁比他更快，哪怕在</w:t>
        </w:r>
        <w:r>
          <w:rPr>
            <w:rFonts w:ascii="Verdana" w:hAnsi="Verdana" w:cs="Segoe UI"/>
            <w:color w:val="555555"/>
            <w:sz w:val="18"/>
            <w:szCs w:val="18"/>
          </w:rPr>
          <w:t>GPRS</w:t>
        </w:r>
        <w:r>
          <w:rPr>
            <w:rFonts w:ascii="Verdana" w:hAnsi="Verdana" w:cs="Segoe UI"/>
            <w:color w:val="555555"/>
            <w:sz w:val="18"/>
            <w:szCs w:val="18"/>
          </w:rPr>
          <w:t>下，微信也能把进度条轻易推到底。</w:t>
        </w:r>
      </w:ins>
    </w:p>
    <w:p w:rsidR="00695F72" w:rsidRDefault="00695F72" w:rsidP="00695F72">
      <w:pPr>
        <w:pStyle w:val="a7"/>
        <w:shd w:val="clear" w:color="auto" w:fill="F7FDFF"/>
        <w:spacing w:before="240" w:beforeAutospacing="0" w:after="240" w:afterAutospacing="0" w:line="301" w:lineRule="atLeast"/>
        <w:textAlignment w:val="baseline"/>
        <w:rPr>
          <w:ins w:id="88" w:author="Unknown"/>
          <w:rFonts w:ascii="Verdana" w:hAnsi="Verdana" w:cs="Segoe UI"/>
          <w:color w:val="555555"/>
          <w:sz w:val="18"/>
          <w:szCs w:val="18"/>
        </w:rPr>
      </w:pPr>
      <w:ins w:id="89" w:author="Unknown">
        <w:r>
          <w:rPr>
            <w:rFonts w:ascii="Verdana" w:hAnsi="Verdana" w:cs="Segoe UI"/>
            <w:color w:val="555555"/>
            <w:sz w:val="18"/>
            <w:szCs w:val="18"/>
          </w:rPr>
          <w:t>追求完美设计的团队不能胜任海量服务</w:t>
        </w:r>
      </w:ins>
    </w:p>
    <w:p w:rsidR="00695F72" w:rsidRDefault="00695F72" w:rsidP="00695F72">
      <w:pPr>
        <w:pStyle w:val="a7"/>
        <w:shd w:val="clear" w:color="auto" w:fill="F7FDFF"/>
        <w:spacing w:before="240" w:beforeAutospacing="0" w:after="240" w:afterAutospacing="0" w:line="301" w:lineRule="atLeast"/>
        <w:textAlignment w:val="baseline"/>
        <w:rPr>
          <w:ins w:id="90" w:author="Unknown"/>
          <w:rFonts w:ascii="Verdana" w:hAnsi="Verdana" w:cs="Segoe UI"/>
          <w:color w:val="555555"/>
          <w:sz w:val="18"/>
          <w:szCs w:val="18"/>
        </w:rPr>
      </w:pPr>
      <w:ins w:id="91" w:author="Unknown">
        <w:r>
          <w:rPr>
            <w:rFonts w:ascii="Verdana" w:hAnsi="Verdana" w:cs="Segoe UI"/>
            <w:color w:val="555555"/>
            <w:sz w:val="18"/>
            <w:szCs w:val="18"/>
          </w:rPr>
          <w:t>在容灾之前面向最坏的思考，如果系统真的挂了，需要做一些事情，首先是防止雪崩，避免蝴蝶效应。如果关注春节订火车票就知道了，用户的请求量会因为系统服务不了而不断的重试，意味着发生雪崩的时候，系统可能会承载原先</w:t>
        </w:r>
        <w:r>
          <w:rPr>
            <w:rFonts w:ascii="Verdana" w:hAnsi="Verdana" w:cs="Segoe UI"/>
            <w:color w:val="555555"/>
            <w:sz w:val="18"/>
            <w:szCs w:val="18"/>
          </w:rPr>
          <w:t>3-10</w:t>
        </w:r>
        <w:r>
          <w:rPr>
            <w:rFonts w:ascii="Verdana" w:hAnsi="Verdana" w:cs="Segoe UI"/>
            <w:color w:val="555555"/>
            <w:sz w:val="18"/>
            <w:szCs w:val="18"/>
          </w:rPr>
          <w:t>倍的流量，使得所有的事情更加恶化。所以微信有很多</w:t>
        </w:r>
        <w:r>
          <w:rPr>
            <w:rFonts w:ascii="Verdana" w:hAnsi="Verdana" w:cs="Segoe UI"/>
            <w:color w:val="555555"/>
            <w:sz w:val="18"/>
            <w:szCs w:val="18"/>
          </w:rPr>
          <w:t>“</w:t>
        </w:r>
        <w:r>
          <w:rPr>
            <w:rFonts w:ascii="Verdana" w:hAnsi="Verdana" w:cs="Segoe UI"/>
            <w:color w:val="555555"/>
            <w:sz w:val="18"/>
            <w:szCs w:val="18"/>
          </w:rPr>
          <w:t>放雪</w:t>
        </w:r>
        <w:r>
          <w:rPr>
            <w:rFonts w:ascii="Verdana" w:hAnsi="Verdana" w:cs="Segoe UI"/>
            <w:color w:val="555555"/>
            <w:sz w:val="18"/>
            <w:szCs w:val="18"/>
          </w:rPr>
          <w:t>”</w:t>
        </w:r>
        <w:r>
          <w:rPr>
            <w:rFonts w:ascii="Verdana" w:hAnsi="Verdana" w:cs="Segoe UI"/>
            <w:color w:val="555555"/>
            <w:sz w:val="18"/>
            <w:szCs w:val="18"/>
          </w:rPr>
          <w:t>功能的设计。</w:t>
        </w:r>
      </w:ins>
    </w:p>
    <w:p w:rsidR="00695F72" w:rsidRDefault="00695F72" w:rsidP="00695F72">
      <w:pPr>
        <w:pStyle w:val="a7"/>
        <w:shd w:val="clear" w:color="auto" w:fill="F7FDFF"/>
        <w:spacing w:before="240" w:beforeAutospacing="0" w:after="240" w:afterAutospacing="0" w:line="301" w:lineRule="atLeast"/>
        <w:textAlignment w:val="baseline"/>
        <w:rPr>
          <w:ins w:id="92" w:author="Unknown"/>
          <w:rFonts w:ascii="Verdana" w:hAnsi="Verdana" w:cs="Segoe UI"/>
          <w:color w:val="555555"/>
          <w:sz w:val="18"/>
          <w:szCs w:val="18"/>
        </w:rPr>
      </w:pPr>
      <w:ins w:id="93" w:author="Unknown">
        <w:r>
          <w:rPr>
            <w:rFonts w:ascii="Verdana" w:hAnsi="Verdana" w:cs="Segoe UI"/>
            <w:color w:val="555555"/>
            <w:sz w:val="18"/>
            <w:szCs w:val="18"/>
          </w:rPr>
          <w:t>第二个词是柔性可用，在任何的系统中不要追求完美设计，追求完美设计的是团队是不能胜任海量服务的。如果在一个系统出现问题的时候，这个系统就挂了，那么这是一个不好的设计，最好的做法是提供</w:t>
        </w:r>
        <w:r>
          <w:rPr>
            <w:rFonts w:ascii="Verdana" w:hAnsi="Verdana" w:cs="Segoe UI"/>
            <w:color w:val="555555"/>
            <w:sz w:val="18"/>
            <w:szCs w:val="18"/>
          </w:rPr>
          <w:t>0-1</w:t>
        </w:r>
        <w:r>
          <w:rPr>
            <w:rFonts w:ascii="Verdana" w:hAnsi="Verdana" w:cs="Segoe UI"/>
            <w:color w:val="555555"/>
            <w:sz w:val="18"/>
            <w:szCs w:val="18"/>
          </w:rPr>
          <w:t>中间的选择。举一个例子，当一个用户向另外一个用户发消息的时候，可能会通过一个垃圾信息过滤的检测，如果垃圾信息过滤这个模块突然挂掉了，这个消息难道就不能达到了吗？在这样的情况下，要忽略掉这个错误，使得消息正常达到对方。要精确定位出哪一个环节是最为重要的，把不是重要的错误尽可能的忽略掉。当不能做到完美的时候，尽可能为用户提供服务。</w:t>
        </w:r>
      </w:ins>
    </w:p>
    <w:p w:rsidR="00695F72" w:rsidRDefault="00695F72" w:rsidP="00695F72">
      <w:pPr>
        <w:pStyle w:val="a7"/>
        <w:shd w:val="clear" w:color="auto" w:fill="F7FDFF"/>
        <w:spacing w:before="240" w:beforeAutospacing="0" w:after="240" w:afterAutospacing="0" w:line="301" w:lineRule="atLeast"/>
        <w:textAlignment w:val="baseline"/>
        <w:rPr>
          <w:ins w:id="94" w:author="Unknown"/>
          <w:rFonts w:ascii="Verdana" w:hAnsi="Verdana" w:cs="Segoe UI"/>
          <w:color w:val="555555"/>
          <w:sz w:val="18"/>
          <w:szCs w:val="18"/>
        </w:rPr>
      </w:pPr>
      <w:ins w:id="95" w:author="Unknown">
        <w:r>
          <w:rPr>
            <w:rFonts w:ascii="Verdana" w:hAnsi="Verdana" w:cs="Segoe UI"/>
            <w:color w:val="555555"/>
            <w:sz w:val="18"/>
            <w:szCs w:val="18"/>
          </w:rPr>
          <w:t>另外一个重要方面叫做</w:t>
        </w:r>
        <w:r>
          <w:rPr>
            <w:rFonts w:ascii="Verdana" w:hAnsi="Verdana" w:cs="Segoe UI"/>
            <w:color w:val="555555"/>
            <w:sz w:val="18"/>
            <w:szCs w:val="18"/>
          </w:rPr>
          <w:t>“</w:t>
        </w:r>
        <w:r>
          <w:rPr>
            <w:rFonts w:ascii="Verdana" w:hAnsi="Verdana" w:cs="Segoe UI"/>
            <w:color w:val="555555"/>
            <w:sz w:val="18"/>
            <w:szCs w:val="18"/>
          </w:rPr>
          <w:t>保护点前置</w:t>
        </w:r>
        <w:r>
          <w:rPr>
            <w:rFonts w:ascii="Verdana" w:hAnsi="Verdana" w:cs="Segoe UI"/>
            <w:color w:val="555555"/>
            <w:sz w:val="18"/>
            <w:szCs w:val="18"/>
          </w:rPr>
          <w:t>”</w:t>
        </w:r>
        <w:r>
          <w:rPr>
            <w:rFonts w:ascii="Verdana" w:hAnsi="Verdana" w:cs="Segoe UI"/>
            <w:color w:val="555555"/>
            <w:sz w:val="18"/>
            <w:szCs w:val="18"/>
          </w:rPr>
          <w:t>，最前的一个点就是终端，在手机终端上蕴埋更多的保护点，这样会为用户系统赢得更大的处理空间。如果终端具备这样的能力，会获得更大的反应空间。</w:t>
        </w:r>
      </w:ins>
    </w:p>
    <w:p w:rsidR="00695F72" w:rsidRDefault="00695F72" w:rsidP="00695F72">
      <w:pPr>
        <w:pStyle w:val="a7"/>
        <w:shd w:val="clear" w:color="auto" w:fill="F7FDFF"/>
        <w:spacing w:before="240" w:beforeAutospacing="0" w:after="240" w:afterAutospacing="0" w:line="301" w:lineRule="atLeast"/>
        <w:textAlignment w:val="baseline"/>
        <w:rPr>
          <w:ins w:id="96" w:author="Unknown"/>
          <w:rFonts w:ascii="Verdana" w:hAnsi="Verdana" w:cs="Segoe UI"/>
          <w:color w:val="555555"/>
          <w:sz w:val="18"/>
          <w:szCs w:val="18"/>
        </w:rPr>
      </w:pPr>
      <w:ins w:id="97" w:author="Unknown">
        <w:r>
          <w:rPr>
            <w:rFonts w:ascii="Verdana" w:hAnsi="Verdana" w:cs="Segoe UI"/>
            <w:color w:val="555555"/>
            <w:sz w:val="18"/>
            <w:szCs w:val="18"/>
          </w:rPr>
          <w:t>周颢介绍了在微信上具体容灾设计的做法。在所有的容灾中存储层的容灾是最难的，一个系统的设计分为三层：接入层、逻辑层、存储层。接入层和逻辑层的容灾都有比较成熟的方案。</w:t>
        </w:r>
      </w:ins>
    </w:p>
    <w:p w:rsidR="00695F72" w:rsidRDefault="00695F72" w:rsidP="00695F72">
      <w:pPr>
        <w:pStyle w:val="a7"/>
        <w:shd w:val="clear" w:color="auto" w:fill="F7FDFF"/>
        <w:spacing w:before="240" w:beforeAutospacing="0" w:after="240" w:afterAutospacing="0" w:line="301" w:lineRule="atLeast"/>
        <w:textAlignment w:val="baseline"/>
        <w:rPr>
          <w:ins w:id="98" w:author="Unknown"/>
          <w:rFonts w:ascii="Verdana" w:hAnsi="Verdana" w:cs="Segoe UI"/>
          <w:color w:val="555555"/>
          <w:sz w:val="18"/>
          <w:szCs w:val="18"/>
        </w:rPr>
      </w:pPr>
      <w:ins w:id="99" w:author="Unknown">
        <w:r>
          <w:rPr>
            <w:rFonts w:ascii="Verdana" w:hAnsi="Verdana" w:cs="Segoe UI"/>
            <w:color w:val="555555"/>
            <w:sz w:val="18"/>
            <w:szCs w:val="18"/>
          </w:rPr>
          <w:t>逻辑层的容灾相对来说比较简单，尽量不要有状态的设计，比如说当你做上一个请求的时候，会保持一些状态，要使得下一个请求发到下一个服务器。如果任何一个请求之间互相不关联的话，这个就是无状态的设计，只要做到这一点逻辑层的容灾可以随意的切换。在回到存储层本身的容灾设计上，相对来说困难一些，但是微信研发团队采用了一些技巧，叫分而治之，分离业务场景，寻求简单的设计，并不会寻求大而同一的解决方案，因为这样会使得系统的复杂度大幅度上升，而微信会尽可能把产品拆细，寻求简化的设计。</w:t>
        </w:r>
      </w:ins>
    </w:p>
    <w:p w:rsidR="00695F72" w:rsidRDefault="00695F72" w:rsidP="00695F72">
      <w:pPr>
        <w:pStyle w:val="a7"/>
        <w:shd w:val="clear" w:color="auto" w:fill="F7FDFF"/>
        <w:spacing w:before="240" w:beforeAutospacing="0" w:after="240" w:afterAutospacing="0" w:line="301" w:lineRule="atLeast"/>
        <w:textAlignment w:val="baseline"/>
        <w:rPr>
          <w:ins w:id="100" w:author="Unknown"/>
          <w:rFonts w:ascii="Verdana" w:hAnsi="Verdana" w:cs="Segoe UI"/>
          <w:color w:val="555555"/>
          <w:sz w:val="18"/>
          <w:szCs w:val="18"/>
        </w:rPr>
      </w:pPr>
      <w:ins w:id="101" w:author="Unknown">
        <w:r>
          <w:rPr>
            <w:rFonts w:ascii="Verdana" w:hAnsi="Verdana" w:cs="Segoe UI"/>
            <w:color w:val="555555"/>
            <w:sz w:val="18"/>
            <w:szCs w:val="18"/>
          </w:rPr>
          <w:t>首先是主备容灾，这是最常见的方案。在有一些业务场景中是可以容忍最终一致性的，比如账号系统的设计，每天写入账号系统的请求是非常少的，但是访问的请求非常多，这个差异可能会达到数万倍的规模，在这样的场景下，微信会在账号系统中采用简化的方案，也可以获得比较大的稳定度。</w:t>
        </w:r>
      </w:ins>
    </w:p>
    <w:p w:rsidR="00695F72" w:rsidRDefault="00695F72" w:rsidP="00695F72">
      <w:pPr>
        <w:pStyle w:val="a7"/>
        <w:shd w:val="clear" w:color="auto" w:fill="F7FDFF"/>
        <w:spacing w:before="240" w:beforeAutospacing="0" w:after="240" w:afterAutospacing="0" w:line="301" w:lineRule="atLeast"/>
        <w:textAlignment w:val="baseline"/>
        <w:rPr>
          <w:ins w:id="102" w:author="Unknown"/>
          <w:rFonts w:ascii="Verdana" w:hAnsi="Verdana" w:cs="Segoe UI"/>
          <w:color w:val="555555"/>
          <w:sz w:val="18"/>
          <w:szCs w:val="18"/>
        </w:rPr>
      </w:pPr>
      <w:r>
        <w:rPr>
          <w:rFonts w:ascii="Verdana" w:hAnsi="Verdana" w:cs="Segoe UI"/>
          <w:noProof/>
          <w:color w:val="555555"/>
          <w:sz w:val="18"/>
          <w:szCs w:val="18"/>
        </w:rPr>
        <w:lastRenderedPageBreak/>
        <w:drawing>
          <wp:inline distT="0" distB="0" distL="0" distR="0">
            <wp:extent cx="3427095" cy="2282190"/>
            <wp:effectExtent l="19050" t="0" r="1905" b="0"/>
            <wp:docPr id="37" name="图片 37" descr="SET模型+双写容灾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T模型+双写容灾模式"/>
                    <pic:cNvPicPr>
                      <a:picLocks noChangeAspect="1" noChangeArrowheads="1"/>
                    </pic:cNvPicPr>
                  </pic:nvPicPr>
                  <pic:blipFill>
                    <a:blip r:embed="rId63"/>
                    <a:srcRect/>
                    <a:stretch>
                      <a:fillRect/>
                    </a:stretch>
                  </pic:blipFill>
                  <pic:spPr bwMode="auto">
                    <a:xfrm>
                      <a:off x="0" y="0"/>
                      <a:ext cx="3427095" cy="2282190"/>
                    </a:xfrm>
                    <a:prstGeom prst="rect">
                      <a:avLst/>
                    </a:prstGeom>
                    <a:noFill/>
                    <a:ln w="9525">
                      <a:noFill/>
                      <a:miter lim="800000"/>
                      <a:headEnd/>
                      <a:tailEnd/>
                    </a:ln>
                  </pic:spPr>
                </pic:pic>
              </a:graphicData>
            </a:graphic>
          </wp:inline>
        </w:drawing>
      </w:r>
    </w:p>
    <w:p w:rsidR="00695F72" w:rsidRDefault="00695F72" w:rsidP="00695F72">
      <w:pPr>
        <w:pStyle w:val="a7"/>
        <w:shd w:val="clear" w:color="auto" w:fill="F7FDFF"/>
        <w:spacing w:before="240" w:beforeAutospacing="0" w:after="240" w:afterAutospacing="0" w:line="301" w:lineRule="atLeast"/>
        <w:textAlignment w:val="baseline"/>
        <w:rPr>
          <w:ins w:id="103" w:author="Unknown"/>
          <w:rFonts w:ascii="Verdana" w:hAnsi="Verdana" w:cs="Segoe UI"/>
          <w:color w:val="555555"/>
          <w:sz w:val="18"/>
          <w:szCs w:val="18"/>
        </w:rPr>
      </w:pPr>
      <w:ins w:id="104" w:author="Unknown">
        <w:r>
          <w:rPr>
            <w:rFonts w:ascii="Verdana" w:hAnsi="Verdana" w:cs="Segoe UI"/>
            <w:color w:val="555555"/>
            <w:sz w:val="18"/>
            <w:szCs w:val="18"/>
          </w:rPr>
          <w:t>SET</w:t>
        </w:r>
        <w:r>
          <w:rPr>
            <w:rFonts w:ascii="Verdana" w:hAnsi="Verdana" w:cs="Segoe UI"/>
            <w:color w:val="555555"/>
            <w:sz w:val="18"/>
            <w:szCs w:val="18"/>
          </w:rPr>
          <w:t>模型</w:t>
        </w:r>
        <w:r>
          <w:rPr>
            <w:rFonts w:ascii="Verdana" w:hAnsi="Verdana" w:cs="Segoe UI"/>
            <w:color w:val="555555"/>
            <w:sz w:val="18"/>
            <w:szCs w:val="18"/>
          </w:rPr>
          <w:t>+</w:t>
        </w:r>
        <w:r>
          <w:rPr>
            <w:rFonts w:ascii="Verdana" w:hAnsi="Verdana" w:cs="Segoe UI"/>
            <w:color w:val="555555"/>
            <w:sz w:val="18"/>
            <w:szCs w:val="18"/>
          </w:rPr>
          <w:t>双写</w:t>
        </w:r>
      </w:ins>
    </w:p>
    <w:p w:rsidR="00695F72" w:rsidRDefault="00695F72" w:rsidP="00695F72">
      <w:pPr>
        <w:pStyle w:val="a7"/>
        <w:shd w:val="clear" w:color="auto" w:fill="F7FDFF"/>
        <w:spacing w:before="240" w:beforeAutospacing="0" w:after="240" w:afterAutospacing="0" w:line="301" w:lineRule="atLeast"/>
        <w:textAlignment w:val="baseline"/>
        <w:rPr>
          <w:ins w:id="105" w:author="Unknown"/>
          <w:rFonts w:ascii="Verdana" w:hAnsi="Verdana" w:cs="Segoe UI"/>
          <w:color w:val="555555"/>
          <w:sz w:val="18"/>
          <w:szCs w:val="18"/>
        </w:rPr>
      </w:pPr>
      <w:ins w:id="106" w:author="Unknown">
        <w:r>
          <w:rPr>
            <w:rFonts w:ascii="Verdana" w:hAnsi="Verdana" w:cs="Segoe UI"/>
            <w:color w:val="555555"/>
            <w:sz w:val="18"/>
            <w:szCs w:val="18"/>
          </w:rPr>
          <w:t>第二种容灾的模式叫双写，两台</w:t>
        </w:r>
        <w:r>
          <w:rPr>
            <w:rFonts w:ascii="Verdana" w:hAnsi="Verdana" w:cs="Segoe UI"/>
            <w:color w:val="555555"/>
            <w:sz w:val="18"/>
            <w:szCs w:val="18"/>
          </w:rPr>
          <w:t>Master</w:t>
        </w:r>
        <w:r>
          <w:rPr>
            <w:rFonts w:ascii="Verdana" w:hAnsi="Verdana" w:cs="Segoe UI"/>
            <w:color w:val="555555"/>
            <w:sz w:val="18"/>
            <w:szCs w:val="18"/>
          </w:rPr>
          <w:t>的机器，当一台机故障的时候，另外一台机还是可以接收到写请求，当两台机交错启动的时候，会得到数据的丢失。但是有一些场景是可以容忍轻度数据丢失的，比如说会有一个存储专门记录用户终端的类型，比如说安卓还是塞班以及他们使用终端的微信版本是什么，这样的数据是可以容忍轻度数据丢失的，因为偶尔有一些丢失的话，下一次访问会把这些数据带上来，会尽快的修复所有的数据。双写也是非常简单的模式。</w:t>
        </w:r>
      </w:ins>
    </w:p>
    <w:p w:rsidR="00695F72" w:rsidRDefault="00695F72" w:rsidP="00695F72">
      <w:pPr>
        <w:pStyle w:val="a7"/>
        <w:shd w:val="clear" w:color="auto" w:fill="F7FDFF"/>
        <w:spacing w:before="240" w:beforeAutospacing="0" w:after="240" w:afterAutospacing="0" w:line="301" w:lineRule="atLeast"/>
        <w:textAlignment w:val="baseline"/>
        <w:rPr>
          <w:ins w:id="107" w:author="Unknown"/>
          <w:rFonts w:ascii="Verdana" w:hAnsi="Verdana" w:cs="Segoe UI"/>
          <w:color w:val="555555"/>
          <w:sz w:val="18"/>
          <w:szCs w:val="18"/>
        </w:rPr>
      </w:pPr>
      <w:ins w:id="108" w:author="Unknown">
        <w:r>
          <w:rPr>
            <w:rFonts w:ascii="Verdana" w:hAnsi="Verdana" w:cs="Segoe UI"/>
            <w:color w:val="555555"/>
            <w:sz w:val="18"/>
            <w:szCs w:val="18"/>
          </w:rPr>
          <w:t>微信的研发团队做了一个叫</w:t>
        </w:r>
        <w:r>
          <w:rPr>
            <w:rFonts w:ascii="Verdana" w:hAnsi="Verdana" w:cs="Segoe UI"/>
            <w:color w:val="555555"/>
            <w:sz w:val="18"/>
            <w:szCs w:val="18"/>
          </w:rPr>
          <w:t>Simple Quorum</w:t>
        </w:r>
        <w:r>
          <w:rPr>
            <w:rFonts w:ascii="Verdana" w:hAnsi="Verdana" w:cs="Segoe UI"/>
            <w:color w:val="555555"/>
            <w:sz w:val="18"/>
            <w:szCs w:val="18"/>
          </w:rPr>
          <w:t>的机制，在微信的后台中，同步协议有一个很重要的基石叫序列发生器，这样的一个序列发生器需要有极高的稳定度。首先可以看到序列号有一个特点永远是递增的，用递增方式往前推进的时候，最大的序列号就是最新的系列号。有一个毕业才加入广研的毕业生想到一个绝佳的方案，按</w:t>
        </w:r>
        <w:r>
          <w:rPr>
            <w:rFonts w:ascii="Verdana" w:hAnsi="Verdana" w:cs="Segoe UI"/>
            <w:color w:val="555555"/>
            <w:sz w:val="18"/>
            <w:szCs w:val="18"/>
          </w:rPr>
          <w:t>SET</w:t>
        </w:r>
        <w:r>
          <w:rPr>
            <w:rFonts w:ascii="Verdana" w:hAnsi="Verdana" w:cs="Segoe UI"/>
            <w:color w:val="555555"/>
            <w:sz w:val="18"/>
            <w:szCs w:val="18"/>
          </w:rPr>
          <w:t>分布，从</w:t>
        </w:r>
        <w:r>
          <w:rPr>
            <w:rFonts w:ascii="Verdana" w:hAnsi="Verdana" w:cs="Segoe UI"/>
            <w:color w:val="555555"/>
            <w:sz w:val="18"/>
            <w:szCs w:val="18"/>
          </w:rPr>
          <w:t>2G</w:t>
        </w:r>
        <w:r>
          <w:rPr>
            <w:rFonts w:ascii="Verdana" w:hAnsi="Verdana" w:cs="Segoe UI"/>
            <w:color w:val="555555"/>
            <w:sz w:val="18"/>
            <w:szCs w:val="18"/>
          </w:rPr>
          <w:t>减到</w:t>
        </w:r>
        <w:r>
          <w:rPr>
            <w:rFonts w:ascii="Verdana" w:hAnsi="Verdana" w:cs="Segoe UI"/>
            <w:color w:val="555555"/>
            <w:sz w:val="18"/>
            <w:szCs w:val="18"/>
          </w:rPr>
          <w:t xml:space="preserve"> 200K</w:t>
        </w:r>
        <w:r>
          <w:rPr>
            <w:rFonts w:ascii="Verdana" w:hAnsi="Verdana" w:cs="Segoe UI"/>
            <w:color w:val="555555"/>
            <w:sz w:val="18"/>
            <w:szCs w:val="18"/>
          </w:rPr>
          <w:t>。</w:t>
        </w:r>
      </w:ins>
    </w:p>
    <w:p w:rsidR="00695F72" w:rsidRDefault="00695F72" w:rsidP="00695F72">
      <w:pPr>
        <w:pStyle w:val="a7"/>
        <w:shd w:val="clear" w:color="auto" w:fill="F7FDFF"/>
        <w:spacing w:before="240" w:beforeAutospacing="0" w:after="240" w:afterAutospacing="0" w:line="301" w:lineRule="atLeast"/>
        <w:textAlignment w:val="baseline"/>
        <w:rPr>
          <w:ins w:id="109" w:author="Unknown"/>
          <w:rFonts w:ascii="Verdana" w:hAnsi="Verdana" w:cs="Segoe UI"/>
          <w:color w:val="555555"/>
          <w:sz w:val="18"/>
          <w:szCs w:val="18"/>
        </w:rPr>
      </w:pPr>
      <w:ins w:id="110" w:author="Unknown">
        <w:r>
          <w:rPr>
            <w:rFonts w:ascii="Verdana" w:hAnsi="Verdana" w:cs="Segoe UI"/>
            <w:color w:val="555555"/>
            <w:sz w:val="18"/>
            <w:szCs w:val="18"/>
          </w:rPr>
          <w:t>前轻后重，功能点后移</w:t>
        </w:r>
      </w:ins>
    </w:p>
    <w:p w:rsidR="00695F72" w:rsidRDefault="00695F72" w:rsidP="00695F72">
      <w:pPr>
        <w:pStyle w:val="a7"/>
        <w:shd w:val="clear" w:color="auto" w:fill="F7FDFF"/>
        <w:spacing w:before="240" w:beforeAutospacing="0" w:after="240" w:afterAutospacing="0" w:line="301" w:lineRule="atLeast"/>
        <w:textAlignment w:val="baseline"/>
        <w:rPr>
          <w:ins w:id="111" w:author="Unknown"/>
          <w:rFonts w:ascii="Verdana" w:hAnsi="Verdana" w:cs="Segoe UI"/>
          <w:color w:val="555555"/>
          <w:sz w:val="18"/>
          <w:szCs w:val="18"/>
        </w:rPr>
      </w:pPr>
      <w:ins w:id="112" w:author="Unknown">
        <w:r>
          <w:rPr>
            <w:rFonts w:ascii="Verdana" w:hAnsi="Verdana" w:cs="Segoe UI"/>
            <w:color w:val="555555"/>
            <w:sz w:val="18"/>
            <w:szCs w:val="18"/>
          </w:rPr>
          <w:t>周颢还谈到了轻重的概念。这个概念的提出主要是从终端本身的一些困境所带来的。首先在终端上需要表现最多的一个产品的逻辑，逻辑非常复杂，变更的成本也非常高，当需要修复的时候必须发布一个新版本，这个新版必须由自己下载才能完成，下载的成本非常高。在这样的前提下，如果手机终端产生了任何变化的时候，如果这个变化有非常大的问题就会有极大的困境，所以需要在每一个发布之前做一些充分的数据，确保不会发生致命问题。如果一旦出现致命问题难以修复，需要把关键的点从终端移到后台实现，把功能点后移，来充分发挥后台快速变更的能力。</w:t>
        </w:r>
      </w:ins>
    </w:p>
    <w:p w:rsidR="00695F72" w:rsidRDefault="00695F72" w:rsidP="00695F72">
      <w:pPr>
        <w:pStyle w:val="a7"/>
        <w:shd w:val="clear" w:color="auto" w:fill="F7FDFF"/>
        <w:spacing w:before="0" w:beforeAutospacing="0" w:after="0" w:afterAutospacing="0" w:line="301" w:lineRule="atLeast"/>
        <w:textAlignment w:val="baseline"/>
        <w:rPr>
          <w:ins w:id="113" w:author="Unknown"/>
          <w:rFonts w:ascii="Verdana" w:hAnsi="Verdana" w:cs="Segoe UI"/>
          <w:color w:val="555555"/>
          <w:sz w:val="18"/>
          <w:szCs w:val="18"/>
        </w:rPr>
      </w:pPr>
    </w:p>
    <w:p w:rsidR="00695F72" w:rsidRDefault="00695F72" w:rsidP="00695F72">
      <w:pPr>
        <w:pStyle w:val="a7"/>
        <w:shd w:val="clear" w:color="auto" w:fill="F7FDFF"/>
        <w:spacing w:before="240" w:beforeAutospacing="0" w:after="240" w:afterAutospacing="0" w:line="301" w:lineRule="atLeast"/>
        <w:textAlignment w:val="baseline"/>
        <w:rPr>
          <w:ins w:id="114" w:author="Unknown"/>
          <w:rFonts w:ascii="Verdana" w:hAnsi="Verdana" w:cs="Segoe UI"/>
          <w:color w:val="555555"/>
          <w:sz w:val="18"/>
          <w:szCs w:val="18"/>
        </w:rPr>
      </w:pPr>
      <w:ins w:id="115" w:author="Unknown">
        <w:r>
          <w:rPr>
            <w:rFonts w:ascii="Verdana" w:hAnsi="Verdana" w:cs="Segoe UI"/>
            <w:color w:val="555555"/>
            <w:sz w:val="18"/>
            <w:szCs w:val="18"/>
          </w:rPr>
          <w:t>接入优化：从</w:t>
        </w:r>
        <w:r>
          <w:rPr>
            <w:rFonts w:ascii="Verdana" w:hAnsi="Verdana" w:cs="Segoe UI"/>
            <w:color w:val="555555"/>
            <w:sz w:val="18"/>
            <w:szCs w:val="18"/>
          </w:rPr>
          <w:t>GSLB</w:t>
        </w:r>
        <w:r>
          <w:rPr>
            <w:rFonts w:ascii="Verdana" w:hAnsi="Verdana" w:cs="Segoe UI"/>
            <w:color w:val="555555"/>
            <w:sz w:val="18"/>
            <w:szCs w:val="18"/>
          </w:rPr>
          <w:t>到</w:t>
        </w:r>
        <w:r>
          <w:rPr>
            <w:rFonts w:ascii="Verdana" w:hAnsi="Verdana" w:cs="Segoe UI"/>
            <w:color w:val="555555"/>
            <w:sz w:val="18"/>
            <w:szCs w:val="18"/>
          </w:rPr>
          <w:t>IP</w:t>
        </w:r>
        <w:r>
          <w:rPr>
            <w:rFonts w:ascii="Verdana" w:hAnsi="Verdana" w:cs="Segoe UI"/>
            <w:color w:val="555555"/>
            <w:sz w:val="18"/>
            <w:szCs w:val="18"/>
          </w:rPr>
          <w:t>重定向</w:t>
        </w:r>
      </w:ins>
    </w:p>
    <w:p w:rsidR="00695F72" w:rsidRDefault="00695F72" w:rsidP="00695F72">
      <w:pPr>
        <w:pStyle w:val="a7"/>
        <w:shd w:val="clear" w:color="auto" w:fill="F7FDFF"/>
        <w:spacing w:before="240" w:beforeAutospacing="0" w:after="240" w:afterAutospacing="0" w:line="301" w:lineRule="atLeast"/>
        <w:textAlignment w:val="baseline"/>
        <w:rPr>
          <w:ins w:id="116" w:author="Unknown"/>
          <w:rFonts w:ascii="Verdana" w:hAnsi="Verdana" w:cs="Segoe UI"/>
          <w:color w:val="555555"/>
          <w:sz w:val="18"/>
          <w:szCs w:val="18"/>
        </w:rPr>
      </w:pPr>
      <w:ins w:id="117" w:author="Unknown">
        <w:r>
          <w:rPr>
            <w:rFonts w:ascii="Verdana" w:hAnsi="Verdana" w:cs="Segoe UI"/>
            <w:color w:val="555555"/>
            <w:sz w:val="18"/>
            <w:szCs w:val="18"/>
          </w:rPr>
          <w:t>在接入层的优化，速度很重要的因素，是不是能够就近接入一个最优的节点，比如说移动用户最好接入移动的节点，海外的用户可能需要寻找更佳的路由，有的时候可能无法自动做到这一点，一点是在终端上做测速，微信会通过在后台</w:t>
        </w:r>
        <w:r>
          <w:rPr>
            <w:rFonts w:ascii="Verdana" w:hAnsi="Verdana" w:cs="Segoe UI"/>
            <w:color w:val="555555"/>
            <w:sz w:val="18"/>
            <w:szCs w:val="18"/>
          </w:rPr>
          <w:t>IP</w:t>
        </w:r>
        <w:r>
          <w:rPr>
            <w:rFonts w:ascii="Verdana" w:hAnsi="Verdana" w:cs="Segoe UI"/>
            <w:color w:val="555555"/>
            <w:sz w:val="18"/>
            <w:szCs w:val="18"/>
          </w:rPr>
          <w:t>逆向的能力，通过后台指挥微信终端联网的能力，寻找最优的接入点。上图就是每分钟收到同一项指令曲线的报表。</w:t>
        </w:r>
      </w:ins>
    </w:p>
    <w:p w:rsidR="00695F72" w:rsidRDefault="00695F72" w:rsidP="00695F72">
      <w:pPr>
        <w:pStyle w:val="a7"/>
        <w:shd w:val="clear" w:color="auto" w:fill="F7FDFF"/>
        <w:spacing w:before="240" w:beforeAutospacing="0" w:after="240" w:afterAutospacing="0" w:line="301" w:lineRule="atLeast"/>
        <w:textAlignment w:val="baseline"/>
        <w:rPr>
          <w:ins w:id="118" w:author="Unknown"/>
          <w:rFonts w:ascii="Verdana" w:hAnsi="Verdana" w:cs="Segoe UI"/>
          <w:color w:val="555555"/>
          <w:sz w:val="18"/>
          <w:szCs w:val="18"/>
        </w:rPr>
      </w:pPr>
      <w:ins w:id="119" w:author="Unknown">
        <w:r>
          <w:rPr>
            <w:rFonts w:ascii="Verdana" w:hAnsi="Verdana" w:cs="Segoe UI"/>
            <w:color w:val="555555"/>
            <w:sz w:val="18"/>
            <w:szCs w:val="18"/>
          </w:rPr>
          <w:t>如何解决</w:t>
        </w:r>
        <w:r>
          <w:rPr>
            <w:rFonts w:ascii="Verdana" w:hAnsi="Verdana" w:cs="Segoe UI"/>
            <w:color w:val="555555"/>
            <w:sz w:val="18"/>
            <w:szCs w:val="18"/>
          </w:rPr>
          <w:t>“</w:t>
        </w:r>
        <w:r>
          <w:rPr>
            <w:rFonts w:ascii="Verdana" w:hAnsi="Verdana" w:cs="Segoe UI"/>
            <w:color w:val="555555"/>
            <w:sz w:val="18"/>
            <w:szCs w:val="18"/>
          </w:rPr>
          <w:t>偷流量</w:t>
        </w:r>
        <w:r>
          <w:rPr>
            <w:rFonts w:ascii="Verdana" w:hAnsi="Verdana" w:cs="Segoe UI"/>
            <w:color w:val="555555"/>
            <w:sz w:val="18"/>
            <w:szCs w:val="18"/>
          </w:rPr>
          <w:t>”</w:t>
        </w:r>
        <w:r>
          <w:rPr>
            <w:rFonts w:ascii="Verdana" w:hAnsi="Verdana" w:cs="Segoe UI"/>
            <w:color w:val="555555"/>
            <w:sz w:val="18"/>
            <w:szCs w:val="18"/>
          </w:rPr>
          <w:t>的问题</w:t>
        </w:r>
        <w:r>
          <w:rPr>
            <w:rFonts w:ascii="Verdana" w:hAnsi="Verdana" w:cs="Segoe UI"/>
            <w:color w:val="555555"/>
            <w:sz w:val="18"/>
            <w:szCs w:val="18"/>
          </w:rPr>
          <w:t>——</w:t>
        </w:r>
        <w:r>
          <w:rPr>
            <w:rFonts w:ascii="Verdana" w:hAnsi="Verdana" w:cs="Segoe UI"/>
            <w:color w:val="555555"/>
            <w:sz w:val="18"/>
            <w:szCs w:val="18"/>
          </w:rPr>
          <w:t>当国内类微信类产品发布的时候出现一个大的问题就是</w:t>
        </w:r>
        <w:r>
          <w:rPr>
            <w:rFonts w:ascii="Verdana" w:hAnsi="Verdana" w:cs="Segoe UI"/>
            <w:color w:val="555555"/>
            <w:sz w:val="18"/>
            <w:szCs w:val="18"/>
          </w:rPr>
          <w:t>“</w:t>
        </w:r>
        <w:r>
          <w:rPr>
            <w:rFonts w:ascii="Verdana" w:hAnsi="Verdana" w:cs="Segoe UI"/>
            <w:color w:val="555555"/>
            <w:sz w:val="18"/>
            <w:szCs w:val="18"/>
          </w:rPr>
          <w:t>偷流量</w:t>
        </w:r>
        <w:r>
          <w:rPr>
            <w:rFonts w:ascii="Verdana" w:hAnsi="Verdana" w:cs="Segoe UI"/>
            <w:color w:val="555555"/>
            <w:sz w:val="18"/>
            <w:szCs w:val="18"/>
          </w:rPr>
          <w:t>”</w:t>
        </w:r>
        <w:r>
          <w:rPr>
            <w:rFonts w:ascii="Verdana" w:hAnsi="Verdana" w:cs="Segoe UI"/>
            <w:color w:val="555555"/>
            <w:sz w:val="18"/>
            <w:szCs w:val="18"/>
          </w:rPr>
          <w:t>，当用户在某一些逻辑下进行一个死循环，不断访问某一些数据，这样的死循环是非常可怕的，如果在用户不知觉的</w:t>
        </w:r>
        <w:r>
          <w:rPr>
            <w:rFonts w:ascii="Verdana" w:hAnsi="Verdana" w:cs="Segoe UI"/>
            <w:color w:val="555555"/>
            <w:sz w:val="18"/>
            <w:szCs w:val="18"/>
          </w:rPr>
          <w:lastRenderedPageBreak/>
          <w:t>情况之下，可能会在一个小时之内偷到数</w:t>
        </w:r>
        <w:r>
          <w:rPr>
            <w:rFonts w:ascii="Verdana" w:hAnsi="Verdana" w:cs="Segoe UI"/>
            <w:color w:val="555555"/>
            <w:sz w:val="18"/>
            <w:szCs w:val="18"/>
          </w:rPr>
          <w:t>10</w:t>
        </w:r>
        <w:r>
          <w:rPr>
            <w:rFonts w:ascii="Verdana" w:hAnsi="Verdana" w:cs="Segoe UI"/>
            <w:color w:val="555555"/>
            <w:sz w:val="18"/>
            <w:szCs w:val="18"/>
          </w:rPr>
          <w:t>兆甚至数百兆的流量。有非常多业内的同行都需要花大量的精力解决这个问题，微信研发团队用了非常强大的方式解决它。通过在后台建立起严厉的监控系统，对每一个用户的行为做一个监控，当发现异常的时候，后台会给终端发出指令，使得微信终端在一段时间无法联网，但是可以保证用户流量不会白白的使用掉。</w:t>
        </w:r>
      </w:ins>
    </w:p>
    <w:p w:rsidR="00695F72" w:rsidRDefault="00695F72" w:rsidP="00695F72">
      <w:pPr>
        <w:pStyle w:val="a7"/>
        <w:shd w:val="clear" w:color="auto" w:fill="F7FDFF"/>
        <w:spacing w:before="240" w:beforeAutospacing="0" w:after="240" w:afterAutospacing="0" w:line="301" w:lineRule="atLeast"/>
        <w:textAlignment w:val="baseline"/>
        <w:rPr>
          <w:ins w:id="120" w:author="Unknown"/>
          <w:rFonts w:ascii="Verdana" w:hAnsi="Verdana" w:cs="Segoe UI"/>
          <w:color w:val="555555"/>
          <w:sz w:val="18"/>
          <w:szCs w:val="18"/>
        </w:rPr>
      </w:pPr>
      <w:ins w:id="121" w:author="Unknown">
        <w:r>
          <w:rPr>
            <w:rFonts w:ascii="Verdana" w:hAnsi="Verdana" w:cs="Segoe UI"/>
            <w:color w:val="555555"/>
            <w:sz w:val="18"/>
            <w:szCs w:val="18"/>
          </w:rPr>
          <w:t>功能适配的例子</w:t>
        </w:r>
        <w:r>
          <w:rPr>
            <w:rFonts w:ascii="Verdana" w:hAnsi="Verdana" w:cs="Segoe UI"/>
            <w:color w:val="555555"/>
            <w:sz w:val="18"/>
            <w:szCs w:val="18"/>
          </w:rPr>
          <w:t>——</w:t>
        </w:r>
        <w:r>
          <w:rPr>
            <w:rFonts w:ascii="Verdana" w:hAnsi="Verdana" w:cs="Segoe UI"/>
            <w:color w:val="555555"/>
            <w:sz w:val="18"/>
            <w:szCs w:val="18"/>
          </w:rPr>
          <w:t>第一期微信版本发布的时候，当时没有群聊的功能，第二版发布的时候做了这个功能。当时有两个选择，对于早期版本的用户，因为不支持群聊，就无法享用到这个功能，但是微信希望提供更好的选择，想让早期不支持群聊的版本，也可以被拉到一个群里面收消息、发消息，通过后台功能的适配也能做到这个事情。</w:t>
        </w:r>
      </w:ins>
    </w:p>
    <w:p w:rsidR="00695F72" w:rsidRDefault="00695F72" w:rsidP="00695F72">
      <w:pPr>
        <w:pStyle w:val="a7"/>
        <w:shd w:val="clear" w:color="auto" w:fill="F7FDFF"/>
        <w:spacing w:before="240" w:beforeAutospacing="0" w:after="240" w:afterAutospacing="0" w:line="301" w:lineRule="atLeast"/>
        <w:textAlignment w:val="baseline"/>
        <w:rPr>
          <w:ins w:id="122" w:author="Unknown"/>
          <w:rFonts w:ascii="Verdana" w:hAnsi="Verdana" w:cs="Segoe UI"/>
          <w:color w:val="555555"/>
          <w:sz w:val="18"/>
          <w:szCs w:val="18"/>
        </w:rPr>
      </w:pPr>
      <w:ins w:id="123" w:author="Unknown">
        <w:r>
          <w:rPr>
            <w:rFonts w:ascii="Verdana" w:hAnsi="Verdana" w:cs="Segoe UI"/>
            <w:color w:val="555555"/>
            <w:sz w:val="18"/>
            <w:szCs w:val="18"/>
          </w:rPr>
          <w:t>分而治之，把监控嵌入基础框架</w:t>
        </w:r>
      </w:ins>
    </w:p>
    <w:p w:rsidR="00695F72" w:rsidRDefault="00695F72" w:rsidP="00695F72">
      <w:pPr>
        <w:pStyle w:val="a7"/>
        <w:shd w:val="clear" w:color="auto" w:fill="F7FDFF"/>
        <w:spacing w:before="240" w:beforeAutospacing="0" w:after="240" w:afterAutospacing="0" w:line="301" w:lineRule="atLeast"/>
        <w:textAlignment w:val="baseline"/>
        <w:rPr>
          <w:ins w:id="124" w:author="Unknown"/>
          <w:rFonts w:ascii="Verdana" w:hAnsi="Verdana" w:cs="Segoe UI"/>
          <w:color w:val="555555"/>
          <w:sz w:val="18"/>
          <w:szCs w:val="18"/>
        </w:rPr>
      </w:pPr>
      <w:ins w:id="125" w:author="Unknown">
        <w:r>
          <w:rPr>
            <w:rFonts w:ascii="Verdana" w:hAnsi="Verdana" w:cs="Segoe UI"/>
            <w:color w:val="555555"/>
            <w:sz w:val="18"/>
            <w:szCs w:val="18"/>
          </w:rPr>
          <w:t>对于一个海量系统来说，一个精密的仪表盘非常重要。监控是非常痛苦的，对于这样一个系统来说，每小时会产生数百</w:t>
        </w:r>
        <w:r>
          <w:rPr>
            <w:rFonts w:ascii="Verdana" w:hAnsi="Verdana" w:cs="Segoe UI"/>
            <w:color w:val="555555"/>
            <w:sz w:val="18"/>
            <w:szCs w:val="18"/>
          </w:rPr>
          <w:t>G</w:t>
        </w:r>
        <w:r>
          <w:rPr>
            <w:rFonts w:ascii="Verdana" w:hAnsi="Verdana" w:cs="Segoe UI"/>
            <w:color w:val="555555"/>
            <w:sz w:val="18"/>
            <w:szCs w:val="18"/>
          </w:rPr>
          <w:t>的监控日志。微信希望在</w:t>
        </w:r>
        <w:r>
          <w:rPr>
            <w:rFonts w:ascii="Verdana" w:hAnsi="Verdana" w:cs="Segoe UI"/>
            <w:color w:val="555555"/>
            <w:sz w:val="18"/>
            <w:szCs w:val="18"/>
          </w:rPr>
          <w:t>1</w:t>
        </w:r>
        <w:r>
          <w:rPr>
            <w:rFonts w:ascii="Verdana" w:hAnsi="Verdana" w:cs="Segoe UI"/>
            <w:color w:val="555555"/>
            <w:sz w:val="18"/>
            <w:szCs w:val="18"/>
          </w:rPr>
          <w:t>分钟之内监控的数据就能够显示在报表上，因为只有这样的精准和实时度才能够赢得处理故障的时间。微信会做关联统计，通过摇一摇加了好友，他们活跃度如何，过了一段时间他们的活跃度变化情况又是如何。这种需求是需要通过大量日志的关联统计来获得的。研发团队也花了一段时间来理解这个问题，发现了中间一个重要的经验叫做</w:t>
        </w:r>
        <w:r>
          <w:rPr>
            <w:rFonts w:ascii="Verdana" w:hAnsi="Verdana" w:cs="Segoe UI"/>
            <w:color w:val="555555"/>
            <w:sz w:val="18"/>
            <w:szCs w:val="18"/>
          </w:rPr>
          <w:t>“</w:t>
        </w:r>
        <w:r>
          <w:rPr>
            <w:rFonts w:ascii="Verdana" w:hAnsi="Verdana" w:cs="Segoe UI"/>
            <w:color w:val="555555"/>
            <w:sz w:val="18"/>
            <w:szCs w:val="18"/>
          </w:rPr>
          <w:t>鱼和熊掌不能兼得</w:t>
        </w:r>
        <w:r>
          <w:rPr>
            <w:rFonts w:ascii="Verdana" w:hAnsi="Verdana" w:cs="Segoe UI"/>
            <w:color w:val="555555"/>
            <w:sz w:val="18"/>
            <w:szCs w:val="18"/>
          </w:rPr>
          <w:t>”</w:t>
        </w:r>
        <w:r>
          <w:rPr>
            <w:rFonts w:ascii="Verdana" w:hAnsi="Verdana" w:cs="Segoe UI"/>
            <w:color w:val="555555"/>
            <w:sz w:val="18"/>
            <w:szCs w:val="18"/>
          </w:rPr>
          <w:t>。</w:t>
        </w:r>
      </w:ins>
    </w:p>
    <w:p w:rsidR="00695F72" w:rsidRDefault="00695F72" w:rsidP="00695F72">
      <w:pPr>
        <w:pStyle w:val="a7"/>
        <w:shd w:val="clear" w:color="auto" w:fill="F7FDFF"/>
        <w:spacing w:before="240" w:beforeAutospacing="0" w:after="240" w:afterAutospacing="0" w:line="301" w:lineRule="atLeast"/>
        <w:textAlignment w:val="baseline"/>
        <w:rPr>
          <w:ins w:id="126" w:author="Unknown"/>
          <w:rFonts w:ascii="Verdana" w:hAnsi="Verdana" w:cs="Segoe UI"/>
          <w:color w:val="555555"/>
          <w:sz w:val="18"/>
          <w:szCs w:val="18"/>
        </w:rPr>
      </w:pPr>
      <w:ins w:id="127" w:author="Unknown">
        <w:r>
          <w:rPr>
            <w:rFonts w:ascii="Verdana" w:hAnsi="Verdana" w:cs="Segoe UI"/>
            <w:color w:val="555555"/>
            <w:sz w:val="18"/>
            <w:szCs w:val="18"/>
          </w:rPr>
          <w:t>为了让监控数值更敏感，需要把监控细化再细化，上面数据表示每一栏子系统的数据，下面这个是按微信版本号来划分的，这里的数据项是非常多。</w:t>
        </w:r>
      </w:ins>
    </w:p>
    <w:p w:rsidR="00695F72" w:rsidRDefault="00695F72" w:rsidP="00695F72">
      <w:pPr>
        <w:pStyle w:val="a7"/>
        <w:shd w:val="clear" w:color="auto" w:fill="F7FDFF"/>
        <w:spacing w:before="240" w:beforeAutospacing="0" w:after="240" w:afterAutospacing="0" w:line="301" w:lineRule="atLeast"/>
        <w:textAlignment w:val="baseline"/>
        <w:rPr>
          <w:ins w:id="128" w:author="Unknown"/>
          <w:rFonts w:ascii="Verdana" w:hAnsi="Verdana" w:cs="Segoe UI"/>
          <w:color w:val="555555"/>
          <w:sz w:val="18"/>
          <w:szCs w:val="18"/>
        </w:rPr>
      </w:pPr>
      <w:ins w:id="129" w:author="Unknown">
        <w:r>
          <w:rPr>
            <w:rFonts w:ascii="Verdana" w:hAnsi="Verdana" w:cs="Segoe UI"/>
            <w:color w:val="555555"/>
            <w:sz w:val="18"/>
            <w:szCs w:val="18"/>
          </w:rPr>
          <w:t>微信还需要采集一些异常的点，如果有异常的话会发布紧急的版本，尽可能快的替换它。对收发消息延时做的监控，比如说</w:t>
        </w:r>
        <w:r>
          <w:rPr>
            <w:rFonts w:ascii="Verdana" w:hAnsi="Verdana" w:cs="Segoe UI"/>
            <w:color w:val="555555"/>
            <w:sz w:val="18"/>
            <w:szCs w:val="18"/>
          </w:rPr>
          <w:t>0—1</w:t>
        </w:r>
        <w:r>
          <w:rPr>
            <w:rFonts w:ascii="Verdana" w:hAnsi="Verdana" w:cs="Segoe UI"/>
            <w:color w:val="555555"/>
            <w:sz w:val="18"/>
            <w:szCs w:val="18"/>
          </w:rPr>
          <w:t>秒端到端的速度，会对不同的区段做一些统计，当某一个环节出现异常的时候，通常会在中间的延时上体现出来。有一个很重要的点叫自动报警，现在有数千项的数据，不可能每一项都靠人工去看的，必须要跟自动报警相关联，微信有一些智能的算法，是不是在正常的范围内，跟历史的数值进行对比，如果有异常的话，会通过短信、邮件还有微信本身来发出报警信息。</w:t>
        </w:r>
      </w:ins>
    </w:p>
    <w:p w:rsidR="00695F72" w:rsidRDefault="00695F72" w:rsidP="00695F72">
      <w:pPr>
        <w:pStyle w:val="a7"/>
        <w:shd w:val="clear" w:color="auto" w:fill="F7FDFF"/>
        <w:spacing w:before="240" w:beforeAutospacing="0" w:after="240" w:afterAutospacing="0" w:line="301" w:lineRule="atLeast"/>
        <w:textAlignment w:val="baseline"/>
        <w:rPr>
          <w:ins w:id="130" w:author="Unknown"/>
          <w:rFonts w:ascii="Verdana" w:hAnsi="Verdana" w:cs="Segoe UI"/>
          <w:color w:val="555555"/>
          <w:sz w:val="18"/>
          <w:szCs w:val="18"/>
        </w:rPr>
      </w:pPr>
      <w:r>
        <w:rPr>
          <w:rFonts w:ascii="Verdana" w:hAnsi="Verdana" w:cs="Segoe UI"/>
          <w:noProof/>
          <w:color w:val="555555"/>
          <w:sz w:val="18"/>
          <w:szCs w:val="18"/>
        </w:rPr>
        <w:drawing>
          <wp:inline distT="0" distB="0" distL="0" distR="0">
            <wp:extent cx="4285615" cy="1797050"/>
            <wp:effectExtent l="19050" t="0" r="635" b="0"/>
            <wp:docPr id="38" name="图片 38" descr="微信架构监控嵌入基础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微信架构监控嵌入基础框架"/>
                    <pic:cNvPicPr>
                      <a:picLocks noChangeAspect="1" noChangeArrowheads="1"/>
                    </pic:cNvPicPr>
                  </pic:nvPicPr>
                  <pic:blipFill>
                    <a:blip r:embed="rId64"/>
                    <a:srcRect/>
                    <a:stretch>
                      <a:fillRect/>
                    </a:stretch>
                  </pic:blipFill>
                  <pic:spPr bwMode="auto">
                    <a:xfrm>
                      <a:off x="0" y="0"/>
                      <a:ext cx="4285615" cy="1797050"/>
                    </a:xfrm>
                    <a:prstGeom prst="rect">
                      <a:avLst/>
                    </a:prstGeom>
                    <a:noFill/>
                    <a:ln w="9525">
                      <a:noFill/>
                      <a:miter lim="800000"/>
                      <a:headEnd/>
                      <a:tailEnd/>
                    </a:ln>
                  </pic:spPr>
                </pic:pic>
              </a:graphicData>
            </a:graphic>
          </wp:inline>
        </w:drawing>
      </w:r>
    </w:p>
    <w:p w:rsidR="00695F72" w:rsidRDefault="00695F72" w:rsidP="00695F72">
      <w:pPr>
        <w:pStyle w:val="a7"/>
        <w:shd w:val="clear" w:color="auto" w:fill="F7FDFF"/>
        <w:spacing w:before="240" w:beforeAutospacing="0" w:after="240" w:afterAutospacing="0" w:line="301" w:lineRule="atLeast"/>
        <w:textAlignment w:val="baseline"/>
        <w:rPr>
          <w:ins w:id="131" w:author="Unknown"/>
          <w:rFonts w:ascii="Verdana" w:hAnsi="Verdana" w:cs="Segoe UI"/>
          <w:color w:val="555555"/>
          <w:sz w:val="18"/>
          <w:szCs w:val="18"/>
        </w:rPr>
      </w:pPr>
      <w:ins w:id="132" w:author="Unknown">
        <w:r>
          <w:rPr>
            <w:rFonts w:ascii="Verdana" w:hAnsi="Verdana" w:cs="Segoe UI"/>
            <w:color w:val="555555"/>
            <w:sz w:val="18"/>
            <w:szCs w:val="18"/>
          </w:rPr>
          <w:t>把监控嵌入基础框架</w:t>
        </w:r>
      </w:ins>
    </w:p>
    <w:p w:rsidR="00695F72" w:rsidRDefault="00695F72" w:rsidP="00695F72">
      <w:pPr>
        <w:pStyle w:val="a7"/>
        <w:shd w:val="clear" w:color="auto" w:fill="F7FDFF"/>
        <w:spacing w:before="240" w:beforeAutospacing="0" w:after="240" w:afterAutospacing="0" w:line="301" w:lineRule="atLeast"/>
        <w:textAlignment w:val="baseline"/>
        <w:rPr>
          <w:ins w:id="133" w:author="Unknown"/>
          <w:rFonts w:ascii="Verdana" w:hAnsi="Verdana" w:cs="Segoe UI"/>
          <w:color w:val="555555"/>
          <w:sz w:val="18"/>
          <w:szCs w:val="18"/>
        </w:rPr>
      </w:pPr>
      <w:ins w:id="134" w:author="Unknown">
        <w:r>
          <w:rPr>
            <w:rFonts w:ascii="Verdana" w:hAnsi="Verdana" w:cs="Segoe UI"/>
            <w:color w:val="555555"/>
            <w:sz w:val="18"/>
            <w:szCs w:val="18"/>
          </w:rPr>
          <w:t>微信会把监控嵌入到基础框架里面去，因为并不是每一个人都会意识到在需要的地方嵌入一个监控点，所以在基础框架本身内置很重要的监控点，比如说这个表上的栏目，非常多的栏目大概会有数百项的栏目，都不需要程序员自己去写，当用基础组件搭建一个系统的时候，就可以直接观测系统数据。</w:t>
        </w:r>
      </w:ins>
    </w:p>
    <w:p w:rsidR="00695F72" w:rsidRDefault="00695F72" w:rsidP="00695F72">
      <w:pPr>
        <w:pStyle w:val="a7"/>
        <w:shd w:val="clear" w:color="auto" w:fill="F7FDFF"/>
        <w:spacing w:before="0" w:beforeAutospacing="0" w:after="0" w:afterAutospacing="0" w:line="301" w:lineRule="atLeast"/>
        <w:textAlignment w:val="baseline"/>
        <w:rPr>
          <w:ins w:id="135" w:author="Unknown"/>
          <w:rFonts w:ascii="Verdana" w:hAnsi="Verdana" w:cs="Segoe UI"/>
          <w:color w:val="555555"/>
          <w:sz w:val="18"/>
          <w:szCs w:val="18"/>
        </w:rPr>
      </w:pPr>
      <w:ins w:id="136" w:author="Unknown">
        <w:r>
          <w:rPr>
            <w:rFonts w:ascii="Verdana" w:hAnsi="Verdana" w:cs="Segoe UI"/>
            <w:color w:val="555555"/>
            <w:sz w:val="18"/>
            <w:szCs w:val="18"/>
          </w:rPr>
          <w:t>在谈到微信未来的技术挑战时，周颢首先希望能够让微信成为可用性</w:t>
        </w:r>
        <w:r>
          <w:rPr>
            <w:rFonts w:ascii="Verdana" w:hAnsi="Verdana" w:cs="Segoe UI"/>
            <w:color w:val="555555"/>
            <w:sz w:val="18"/>
            <w:szCs w:val="18"/>
          </w:rPr>
          <w:t>99.99%</w:t>
        </w:r>
        <w:r>
          <w:rPr>
            <w:rFonts w:ascii="Verdana" w:hAnsi="Verdana" w:cs="Segoe UI"/>
            <w:color w:val="555555"/>
            <w:sz w:val="18"/>
            <w:szCs w:val="18"/>
          </w:rPr>
          <w:t>的系统</w:t>
        </w:r>
        <w:r>
          <w:rPr>
            <w:rFonts w:ascii="Verdana" w:hAnsi="Verdana" w:cs="Segoe UI"/>
            <w:color w:val="555555"/>
            <w:sz w:val="18"/>
            <w:szCs w:val="18"/>
          </w:rPr>
          <w:t>;</w:t>
        </w:r>
        <w:r>
          <w:rPr>
            <w:rFonts w:ascii="Verdana" w:hAnsi="Verdana" w:cs="Segoe UI"/>
            <w:color w:val="555555"/>
            <w:sz w:val="18"/>
            <w:szCs w:val="18"/>
          </w:rPr>
          <w:t>设计出面向现在</w:t>
        </w:r>
        <w:r>
          <w:rPr>
            <w:rFonts w:ascii="Verdana" w:hAnsi="Verdana" w:cs="Segoe UI"/>
            <w:color w:val="555555"/>
            <w:sz w:val="18"/>
            <w:szCs w:val="18"/>
          </w:rPr>
          <w:t>10</w:t>
        </w:r>
        <w:r>
          <w:rPr>
            <w:rFonts w:ascii="Verdana" w:hAnsi="Verdana" w:cs="Segoe UI"/>
            <w:color w:val="555555"/>
            <w:sz w:val="18"/>
            <w:szCs w:val="18"/>
          </w:rPr>
          <w:t>倍容量的系统以及完全的</w:t>
        </w:r>
        <w:r w:rsidR="00B23D91">
          <w:rPr>
            <w:rFonts w:ascii="Verdana" w:hAnsi="Verdana" w:cs="Segoe UI"/>
            <w:color w:val="555555"/>
            <w:sz w:val="18"/>
            <w:szCs w:val="18"/>
          </w:rPr>
          <w:fldChar w:fldCharType="begin"/>
        </w:r>
        <w:r>
          <w:rPr>
            <w:rFonts w:ascii="Verdana" w:hAnsi="Verdana" w:cs="Segoe UI"/>
            <w:color w:val="555555"/>
            <w:sz w:val="18"/>
            <w:szCs w:val="18"/>
          </w:rPr>
          <w:instrText xml:space="preserve"> HYPERLINK "http://www.west.cn/" \t "_blank" </w:instrText>
        </w:r>
        <w:r w:rsidR="00B23D91">
          <w:rPr>
            <w:rFonts w:ascii="Verdana" w:hAnsi="Verdana" w:cs="Segoe UI"/>
            <w:color w:val="555555"/>
            <w:sz w:val="18"/>
            <w:szCs w:val="18"/>
          </w:rPr>
          <w:fldChar w:fldCharType="separate"/>
        </w:r>
        <w:r>
          <w:rPr>
            <w:rStyle w:val="a5"/>
            <w:rFonts w:ascii="inherit" w:hAnsi="inherit" w:cs="Segoe UI"/>
            <w:color w:val="07519A"/>
            <w:bdr w:val="none" w:sz="0" w:space="0" w:color="auto" w:frame="1"/>
          </w:rPr>
          <w:t>idc</w:t>
        </w:r>
        <w:r w:rsidR="00B23D91">
          <w:rPr>
            <w:rFonts w:ascii="Verdana" w:hAnsi="Verdana" w:cs="Segoe UI"/>
            <w:color w:val="555555"/>
            <w:sz w:val="18"/>
            <w:szCs w:val="18"/>
          </w:rPr>
          <w:fldChar w:fldCharType="end"/>
        </w:r>
        <w:r>
          <w:rPr>
            <w:rFonts w:ascii="Verdana" w:hAnsi="Verdana" w:cs="Segoe UI"/>
            <w:color w:val="555555"/>
            <w:sz w:val="18"/>
            <w:szCs w:val="18"/>
          </w:rPr>
          <w:t>容灾。</w:t>
        </w:r>
      </w:ins>
    </w:p>
    <w:p w:rsidR="00695F72" w:rsidRDefault="00695F72">
      <w:r w:rsidRPr="00695F72">
        <w:lastRenderedPageBreak/>
        <w:t>http://lib.csdn.net/article/php/10768</w:t>
      </w:r>
    </w:p>
    <w:p w:rsidR="00695F72" w:rsidRPr="00C8059A" w:rsidRDefault="00823DAD" w:rsidP="00695F72">
      <w:pPr>
        <w:pStyle w:val="1"/>
        <w:spacing w:before="376" w:beforeAutospacing="0" w:after="0" w:afterAutospacing="0" w:line="360" w:lineRule="atLeast"/>
        <w:jc w:val="center"/>
        <w:rPr>
          <w:rFonts w:ascii="Microsoft Yahei" w:hAnsi="Microsoft Yahei" w:hint="eastAsia"/>
          <w:b w:val="0"/>
          <w:bCs w:val="0"/>
          <w:color w:val="305786"/>
          <w:sz w:val="24"/>
          <w:szCs w:val="24"/>
        </w:rPr>
      </w:pPr>
      <w:r>
        <w:rPr>
          <w:rFonts w:ascii="Microsoft Yahei" w:hAnsi="Microsoft Yahei"/>
          <w:b w:val="0"/>
          <w:bCs w:val="0"/>
          <w:color w:val="333333"/>
          <w:sz w:val="25"/>
          <w:szCs w:val="25"/>
        </w:rPr>
        <w:t>使用</w:t>
      </w:r>
      <w:r>
        <w:rPr>
          <w:rFonts w:ascii="Microsoft Yahei" w:hAnsi="Microsoft Yahei"/>
          <w:b w:val="0"/>
          <w:bCs w:val="0"/>
          <w:color w:val="333333"/>
          <w:sz w:val="25"/>
          <w:szCs w:val="25"/>
        </w:rPr>
        <w:t>HAProxy</w:t>
      </w:r>
      <w:r>
        <w:rPr>
          <w:rFonts w:ascii="Microsoft Yahei" w:hAnsi="Microsoft Yahei"/>
          <w:b w:val="0"/>
          <w:bCs w:val="0"/>
          <w:color w:val="333333"/>
          <w:sz w:val="25"/>
          <w:szCs w:val="25"/>
        </w:rPr>
        <w:t>、</w:t>
      </w:r>
      <w:r>
        <w:rPr>
          <w:rFonts w:ascii="Microsoft Yahei" w:hAnsi="Microsoft Yahei"/>
          <w:b w:val="0"/>
          <w:bCs w:val="0"/>
          <w:color w:val="333333"/>
          <w:sz w:val="25"/>
          <w:szCs w:val="25"/>
        </w:rPr>
        <w:t>PHP</w:t>
      </w:r>
      <w:r>
        <w:rPr>
          <w:rFonts w:ascii="Microsoft Yahei" w:hAnsi="Microsoft Yahei"/>
          <w:b w:val="0"/>
          <w:bCs w:val="0"/>
          <w:color w:val="333333"/>
          <w:sz w:val="25"/>
          <w:szCs w:val="25"/>
        </w:rPr>
        <w:t>、</w:t>
      </w:r>
      <w:r>
        <w:rPr>
          <w:rFonts w:ascii="Microsoft Yahei" w:hAnsi="Microsoft Yahei"/>
          <w:b w:val="0"/>
          <w:bCs w:val="0"/>
          <w:color w:val="333333"/>
          <w:sz w:val="25"/>
          <w:szCs w:val="25"/>
        </w:rPr>
        <w:t>Redis</w:t>
      </w:r>
      <w:r>
        <w:rPr>
          <w:rFonts w:ascii="Microsoft Yahei" w:hAnsi="Microsoft Yahei"/>
          <w:b w:val="0"/>
          <w:bCs w:val="0"/>
          <w:color w:val="333333"/>
          <w:sz w:val="25"/>
          <w:szCs w:val="25"/>
        </w:rPr>
        <w:t>和</w:t>
      </w:r>
      <w:r>
        <w:rPr>
          <w:rFonts w:ascii="Microsoft Yahei" w:hAnsi="Microsoft Yahei"/>
          <w:b w:val="0"/>
          <w:bCs w:val="0"/>
          <w:color w:val="333333"/>
          <w:sz w:val="25"/>
          <w:szCs w:val="25"/>
        </w:rPr>
        <w:t>MySQL</w:t>
      </w:r>
      <w:r>
        <w:rPr>
          <w:rFonts w:ascii="Microsoft Yahei" w:hAnsi="Microsoft Yahei"/>
          <w:b w:val="0"/>
          <w:bCs w:val="0"/>
          <w:color w:val="333333"/>
          <w:sz w:val="25"/>
          <w:szCs w:val="25"/>
        </w:rPr>
        <w:t>支撑</w:t>
      </w:r>
      <w:r>
        <w:rPr>
          <w:rFonts w:ascii="Microsoft Yahei" w:hAnsi="Microsoft Yahei"/>
          <w:b w:val="0"/>
          <w:bCs w:val="0"/>
          <w:color w:val="333333"/>
          <w:sz w:val="25"/>
          <w:szCs w:val="25"/>
        </w:rPr>
        <w:t>10</w:t>
      </w:r>
      <w:r>
        <w:rPr>
          <w:rFonts w:ascii="Microsoft Yahei" w:hAnsi="Microsoft Yahei"/>
          <w:b w:val="0"/>
          <w:bCs w:val="0"/>
          <w:color w:val="333333"/>
          <w:sz w:val="25"/>
          <w:szCs w:val="25"/>
        </w:rPr>
        <w:t>亿请求每周架构细节</w:t>
      </w:r>
    </w:p>
    <w:p w:rsidR="00695F72" w:rsidRDefault="00695F72" w:rsidP="00695F72">
      <w:pPr>
        <w:pStyle w:val="author"/>
        <w:spacing w:before="0" w:beforeAutospacing="0" w:after="0" w:afterAutospacing="0" w:line="360" w:lineRule="atLeast"/>
        <w:jc w:val="center"/>
        <w:rPr>
          <w:rFonts w:ascii="Microsoft Yahei" w:hAnsi="Microsoft Yahei" w:hint="eastAsia"/>
          <w:color w:val="5592C1"/>
          <w:sz w:val="18"/>
          <w:szCs w:val="18"/>
        </w:rPr>
      </w:pPr>
      <w:r>
        <w:rPr>
          <w:rStyle w:val="a6"/>
          <w:rFonts w:ascii="Microsoft Yahei" w:hAnsi="Microsoft Yahei"/>
          <w:i w:val="0"/>
          <w:iCs w:val="0"/>
          <w:color w:val="999999"/>
          <w:sz w:val="18"/>
          <w:szCs w:val="18"/>
        </w:rPr>
        <w:t>作者：</w:t>
      </w:r>
      <w:hyperlink r:id="rId65" w:tgtFrame="_blank" w:history="1">
        <w:r>
          <w:rPr>
            <w:rStyle w:val="a5"/>
            <w:rFonts w:ascii="Microsoft Yahei" w:hAnsi="Microsoft Yahei"/>
            <w:color w:val="5592C1"/>
          </w:rPr>
          <w:t>aw344</w:t>
        </w:r>
      </w:hyperlink>
    </w:p>
    <w:p w:rsidR="00695F72" w:rsidRDefault="00695F72" w:rsidP="00695F72">
      <w:pPr>
        <w:pStyle w:val="4"/>
        <w:spacing w:before="0" w:after="63" w:line="360" w:lineRule="atLeast"/>
        <w:rPr>
          <w:rFonts w:ascii="Helvetica" w:hAnsi="Helvetica" w:cs="Helvetica"/>
          <w:b w:val="0"/>
          <w:bCs w:val="0"/>
          <w:color w:val="333333"/>
          <w:sz w:val="18"/>
          <w:szCs w:val="18"/>
        </w:rPr>
      </w:pPr>
      <w:r>
        <w:rPr>
          <w:rFonts w:ascii="Helvetica" w:hAnsi="Helvetica" w:cs="Helvetica"/>
          <w:b w:val="0"/>
          <w:bCs w:val="0"/>
          <w:color w:val="333333"/>
          <w:sz w:val="18"/>
          <w:szCs w:val="18"/>
        </w:rPr>
        <w:t>发表于</w:t>
      </w:r>
      <w:r>
        <w:rPr>
          <w:rStyle w:val="ago"/>
          <w:rFonts w:ascii="Helvetica" w:hAnsi="Helvetica" w:cs="Helvetica"/>
          <w:b w:val="0"/>
          <w:bCs w:val="0"/>
          <w:color w:val="333333"/>
          <w:sz w:val="18"/>
          <w:szCs w:val="18"/>
        </w:rPr>
        <w:t>1</w:t>
      </w:r>
      <w:r>
        <w:rPr>
          <w:rStyle w:val="ago"/>
          <w:rFonts w:ascii="Helvetica" w:hAnsi="Helvetica" w:cs="Helvetica"/>
          <w:b w:val="0"/>
          <w:bCs w:val="0"/>
          <w:color w:val="333333"/>
          <w:sz w:val="18"/>
          <w:szCs w:val="18"/>
        </w:rPr>
        <w:t>小时前</w:t>
      </w:r>
      <w:r>
        <w:rPr>
          <w:rFonts w:ascii="Helvetica" w:hAnsi="Helvetica" w:cs="Helvetica"/>
          <w:b w:val="0"/>
          <w:bCs w:val="0"/>
          <w:color w:val="333333"/>
          <w:sz w:val="18"/>
          <w:szCs w:val="18"/>
        </w:rPr>
        <w:t>|</w:t>
      </w:r>
      <w:r>
        <w:rPr>
          <w:rStyle w:val="viewtime"/>
          <w:rFonts w:ascii="Helvetica" w:hAnsi="Helvetica" w:cs="Helvetica"/>
          <w:b w:val="0"/>
          <w:bCs w:val="0"/>
          <w:color w:val="333333"/>
          <w:sz w:val="18"/>
          <w:szCs w:val="18"/>
        </w:rPr>
        <w:t>536</w:t>
      </w:r>
      <w:r>
        <w:rPr>
          <w:rStyle w:val="viewtime"/>
          <w:rFonts w:ascii="Helvetica" w:hAnsi="Helvetica" w:cs="Helvetica"/>
          <w:b w:val="0"/>
          <w:bCs w:val="0"/>
          <w:color w:val="333333"/>
          <w:sz w:val="18"/>
          <w:szCs w:val="18"/>
        </w:rPr>
        <w:t>次阅读</w:t>
      </w:r>
      <w:r>
        <w:rPr>
          <w:rFonts w:ascii="Helvetica" w:hAnsi="Helvetica" w:cs="Helvetica"/>
          <w:b w:val="0"/>
          <w:bCs w:val="0"/>
          <w:color w:val="333333"/>
          <w:sz w:val="18"/>
          <w:szCs w:val="18"/>
        </w:rPr>
        <w:t xml:space="preserve">| </w:t>
      </w:r>
      <w:r>
        <w:rPr>
          <w:rFonts w:ascii="Helvetica" w:hAnsi="Helvetica" w:cs="Helvetica"/>
          <w:b w:val="0"/>
          <w:bCs w:val="0"/>
          <w:color w:val="333333"/>
          <w:sz w:val="18"/>
          <w:szCs w:val="18"/>
        </w:rPr>
        <w:t>来源</w:t>
      </w:r>
      <w:r>
        <w:rPr>
          <w:rStyle w:val="ago"/>
          <w:rFonts w:ascii="Helvetica" w:hAnsi="Helvetica" w:cs="Helvetica"/>
          <w:b w:val="0"/>
          <w:bCs w:val="0"/>
          <w:color w:val="333333"/>
          <w:sz w:val="18"/>
          <w:szCs w:val="18"/>
        </w:rPr>
        <w:t>High Scalability</w:t>
      </w:r>
      <w:r>
        <w:rPr>
          <w:rFonts w:ascii="Helvetica" w:hAnsi="Helvetica" w:cs="Helvetica"/>
          <w:b w:val="0"/>
          <w:bCs w:val="0"/>
          <w:color w:val="333333"/>
          <w:sz w:val="18"/>
          <w:szCs w:val="18"/>
        </w:rPr>
        <w:t>|</w:t>
      </w:r>
      <w:r>
        <w:rPr>
          <w:rStyle w:val="cmtcount"/>
          <w:rFonts w:ascii="Helvetica" w:hAnsi="Helvetica" w:cs="Helvetica"/>
          <w:b w:val="0"/>
          <w:bCs w:val="0"/>
          <w:color w:val="CC0000"/>
          <w:sz w:val="15"/>
          <w:szCs w:val="15"/>
        </w:rPr>
        <w:t>2</w:t>
      </w:r>
      <w:r>
        <w:rPr>
          <w:rStyle w:val="apple-converted-space"/>
          <w:rFonts w:ascii="Helvetica" w:hAnsi="Helvetica" w:cs="Helvetica"/>
          <w:b w:val="0"/>
          <w:bCs w:val="0"/>
          <w:color w:val="333333"/>
          <w:sz w:val="18"/>
          <w:szCs w:val="18"/>
        </w:rPr>
        <w:t> </w:t>
      </w:r>
      <w:r>
        <w:rPr>
          <w:rStyle w:val="numrecom"/>
          <w:rFonts w:ascii="Helvetica" w:hAnsi="Helvetica" w:cs="Helvetica"/>
          <w:b w:val="0"/>
          <w:bCs w:val="0"/>
          <w:color w:val="333333"/>
          <w:sz w:val="18"/>
          <w:szCs w:val="18"/>
        </w:rPr>
        <w:t>条评论</w:t>
      </w:r>
      <w:r>
        <w:rPr>
          <w:rFonts w:ascii="Helvetica" w:hAnsi="Helvetica" w:cs="Helvetica"/>
          <w:b w:val="0"/>
          <w:bCs w:val="0"/>
          <w:color w:val="333333"/>
          <w:sz w:val="18"/>
          <w:szCs w:val="18"/>
        </w:rPr>
        <w:t xml:space="preserve">| </w:t>
      </w:r>
      <w:r>
        <w:rPr>
          <w:rFonts w:ascii="Helvetica" w:hAnsi="Helvetica" w:cs="Helvetica"/>
          <w:b w:val="0"/>
          <w:bCs w:val="0"/>
          <w:color w:val="333333"/>
          <w:sz w:val="18"/>
          <w:szCs w:val="18"/>
        </w:rPr>
        <w:t>作者</w:t>
      </w:r>
      <w:r>
        <w:rPr>
          <w:rStyle w:val="ago"/>
          <w:rFonts w:ascii="Helvetica" w:hAnsi="Helvetica" w:cs="Helvetica"/>
          <w:b w:val="0"/>
          <w:bCs w:val="0"/>
          <w:color w:val="333333"/>
          <w:sz w:val="18"/>
          <w:szCs w:val="18"/>
        </w:rPr>
        <w:t>Todd Hoff</w:t>
      </w:r>
    </w:p>
    <w:p w:rsidR="00695F72" w:rsidRDefault="00B23D91" w:rsidP="00695F72">
      <w:pPr>
        <w:spacing w:line="360" w:lineRule="atLeast"/>
        <w:rPr>
          <w:rFonts w:ascii="Microsoft Yahei" w:hAnsi="Microsoft Yahei" w:cs="宋体" w:hint="eastAsia"/>
          <w:color w:val="565F69"/>
          <w:sz w:val="18"/>
          <w:szCs w:val="18"/>
        </w:rPr>
      </w:pPr>
      <w:hyperlink r:id="rId66" w:tgtFrame="_blank" w:history="1">
        <w:r w:rsidR="00695F72">
          <w:rPr>
            <w:rStyle w:val="a5"/>
            <w:rFonts w:ascii="Microsoft Yahei" w:hAnsi="Microsoft Yahei"/>
            <w:color w:val="2B91E8"/>
          </w:rPr>
          <w:t>大数据</w:t>
        </w:r>
      </w:hyperlink>
      <w:hyperlink r:id="rId67" w:tgtFrame="_blank" w:history="1">
        <w:r w:rsidR="00695F72">
          <w:rPr>
            <w:rStyle w:val="a5"/>
            <w:rFonts w:ascii="Microsoft Yahei" w:hAnsi="Microsoft Yahei"/>
            <w:color w:val="2B91E8"/>
          </w:rPr>
          <w:t>架构</w:t>
        </w:r>
      </w:hyperlink>
      <w:hyperlink r:id="rId68" w:tgtFrame="_blank" w:history="1">
        <w:r w:rsidR="00695F72">
          <w:rPr>
            <w:rStyle w:val="a5"/>
            <w:rFonts w:ascii="Microsoft Yahei" w:hAnsi="Microsoft Yahei"/>
            <w:color w:val="2B91E8"/>
          </w:rPr>
          <w:t>HAProxy</w:t>
        </w:r>
      </w:hyperlink>
      <w:hyperlink r:id="rId69" w:tgtFrame="_blank" w:history="1">
        <w:r w:rsidR="00695F72">
          <w:rPr>
            <w:rStyle w:val="a5"/>
            <w:rFonts w:ascii="Microsoft Yahei" w:hAnsi="Microsoft Yahei"/>
            <w:color w:val="2B91E8"/>
          </w:rPr>
          <w:t>PHP</w:t>
        </w:r>
      </w:hyperlink>
      <w:hyperlink r:id="rId70" w:tgtFrame="_blank" w:history="1">
        <w:r w:rsidR="00695F72">
          <w:rPr>
            <w:rStyle w:val="a5"/>
            <w:rFonts w:ascii="Microsoft Yahei" w:hAnsi="Microsoft Yahei"/>
            <w:color w:val="2B91E8"/>
          </w:rPr>
          <w:t>Redis</w:t>
        </w:r>
      </w:hyperlink>
      <w:hyperlink r:id="rId71" w:tgtFrame="_blank" w:history="1">
        <w:r w:rsidR="00695F72">
          <w:rPr>
            <w:rStyle w:val="a5"/>
            <w:rFonts w:ascii="Microsoft Yahei" w:hAnsi="Microsoft Yahei"/>
            <w:color w:val="2B91E8"/>
          </w:rPr>
          <w:t>MySQL</w:t>
        </w:r>
      </w:hyperlink>
    </w:p>
    <w:p w:rsidR="00695F72" w:rsidRDefault="00695F72" w:rsidP="00695F72">
      <w:pPr>
        <w:spacing w:line="360" w:lineRule="atLeast"/>
        <w:rPr>
          <w:rFonts w:ascii="Microsoft Yahei" w:hAnsi="Microsoft Yahei" w:hint="eastAsia"/>
          <w:color w:val="999999"/>
          <w:sz w:val="18"/>
          <w:szCs w:val="18"/>
        </w:rPr>
      </w:pPr>
      <w:r>
        <w:rPr>
          <w:rStyle w:val="a8"/>
          <w:rFonts w:ascii="Microsoft Yahei" w:hAnsi="Microsoft Yahei"/>
          <w:b w:val="0"/>
          <w:bCs w:val="0"/>
          <w:color w:val="999999"/>
          <w:sz w:val="18"/>
          <w:szCs w:val="18"/>
        </w:rPr>
        <w:t>摘要：</w:t>
      </w:r>
      <w:r>
        <w:rPr>
          <w:rFonts w:ascii="Microsoft Yahei" w:hAnsi="Microsoft Yahei"/>
          <w:color w:val="999999"/>
          <w:sz w:val="18"/>
          <w:szCs w:val="18"/>
        </w:rPr>
        <w:t>如果你还在为公司服务器架构的问题而纠结，不妨来看看</w:t>
      </w:r>
      <w:r>
        <w:rPr>
          <w:rFonts w:ascii="Microsoft Yahei" w:hAnsi="Microsoft Yahei"/>
          <w:color w:val="999999"/>
          <w:sz w:val="18"/>
          <w:szCs w:val="18"/>
        </w:rPr>
        <w:t>Antoni Orfin</w:t>
      </w:r>
      <w:r>
        <w:rPr>
          <w:rFonts w:ascii="Microsoft Yahei" w:hAnsi="Microsoft Yahei"/>
          <w:color w:val="999999"/>
          <w:sz w:val="18"/>
          <w:szCs w:val="18"/>
        </w:rPr>
        <w:t>是如何实现使用</w:t>
      </w:r>
      <w:r>
        <w:rPr>
          <w:rFonts w:ascii="Microsoft Yahei" w:hAnsi="Microsoft Yahei"/>
          <w:color w:val="999999"/>
          <w:sz w:val="18"/>
          <w:szCs w:val="18"/>
        </w:rPr>
        <w:t>HAProxy</w:t>
      </w:r>
      <w:r>
        <w:rPr>
          <w:rFonts w:ascii="Microsoft Yahei" w:hAnsi="Microsoft Yahei"/>
          <w:color w:val="999999"/>
          <w:sz w:val="18"/>
          <w:szCs w:val="18"/>
        </w:rPr>
        <w:t>、</w:t>
      </w:r>
      <w:r>
        <w:rPr>
          <w:rFonts w:ascii="Microsoft Yahei" w:hAnsi="Microsoft Yahei"/>
          <w:color w:val="999999"/>
          <w:sz w:val="18"/>
          <w:szCs w:val="18"/>
        </w:rPr>
        <w:t>PHP</w:t>
      </w:r>
      <w:r>
        <w:rPr>
          <w:rFonts w:ascii="Microsoft Yahei" w:hAnsi="Microsoft Yahei"/>
          <w:color w:val="999999"/>
          <w:sz w:val="18"/>
          <w:szCs w:val="18"/>
        </w:rPr>
        <w:t>、</w:t>
      </w:r>
      <w:r>
        <w:rPr>
          <w:rFonts w:ascii="Microsoft Yahei" w:hAnsi="Microsoft Yahei"/>
          <w:color w:val="999999"/>
          <w:sz w:val="18"/>
          <w:szCs w:val="18"/>
        </w:rPr>
        <w:t>Redis</w:t>
      </w:r>
      <w:r>
        <w:rPr>
          <w:rFonts w:ascii="Microsoft Yahei" w:hAnsi="Microsoft Yahei"/>
          <w:color w:val="999999"/>
          <w:sz w:val="18"/>
          <w:szCs w:val="18"/>
        </w:rPr>
        <w:t>和</w:t>
      </w:r>
      <w:r>
        <w:rPr>
          <w:rFonts w:ascii="Microsoft Yahei" w:hAnsi="Microsoft Yahei"/>
          <w:color w:val="999999"/>
          <w:sz w:val="18"/>
          <w:szCs w:val="18"/>
        </w:rPr>
        <w:t>MySQL</w:t>
      </w:r>
      <w:r>
        <w:rPr>
          <w:rFonts w:ascii="Microsoft Yahei" w:hAnsi="Microsoft Yahei"/>
          <w:color w:val="999999"/>
          <w:sz w:val="18"/>
          <w:szCs w:val="18"/>
        </w:rPr>
        <w:t>支撑每周</w:t>
      </w:r>
      <w:r>
        <w:rPr>
          <w:rFonts w:ascii="Microsoft Yahei" w:hAnsi="Microsoft Yahei"/>
          <w:color w:val="999999"/>
          <w:sz w:val="18"/>
          <w:szCs w:val="18"/>
        </w:rPr>
        <w:t>10</w:t>
      </w:r>
      <w:r>
        <w:rPr>
          <w:rFonts w:ascii="Microsoft Yahei" w:hAnsi="Microsoft Yahei"/>
          <w:color w:val="999999"/>
          <w:sz w:val="18"/>
          <w:szCs w:val="18"/>
        </w:rPr>
        <w:t>亿请求的架构的，更聪明的使用简单的工具提高服务器的性能。</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【编者按】在公司的发展中，保证服务器的可扩展性对于扩大企业的市场需要具有重要作用，因此，这对架构师提出了一定的要求。本文将向你介绍一个非常简单的架构，使用</w:t>
      </w:r>
      <w:r>
        <w:rPr>
          <w:rFonts w:ascii="Microsoft Yahei" w:hAnsi="Microsoft Yahei"/>
          <w:color w:val="565F69"/>
          <w:sz w:val="18"/>
          <w:szCs w:val="18"/>
        </w:rPr>
        <w:t>HAProxy</w:t>
      </w:r>
      <w:r>
        <w:rPr>
          <w:rFonts w:ascii="Microsoft Yahei" w:hAnsi="Microsoft Yahei"/>
          <w:color w:val="565F69"/>
          <w:sz w:val="18"/>
          <w:szCs w:val="18"/>
        </w:rPr>
        <w:t>、</w:t>
      </w:r>
      <w:r>
        <w:rPr>
          <w:rFonts w:ascii="Microsoft Yahei" w:hAnsi="Microsoft Yahei"/>
          <w:color w:val="565F69"/>
          <w:sz w:val="18"/>
          <w:szCs w:val="18"/>
        </w:rPr>
        <w:t>PHP</w:t>
      </w:r>
      <w:r>
        <w:rPr>
          <w:rFonts w:ascii="Microsoft Yahei" w:hAnsi="Microsoft Yahei"/>
          <w:color w:val="565F69"/>
          <w:sz w:val="18"/>
          <w:szCs w:val="18"/>
        </w:rPr>
        <w:t>、</w:t>
      </w:r>
      <w:r>
        <w:rPr>
          <w:rFonts w:ascii="Microsoft Yahei" w:hAnsi="Microsoft Yahei"/>
          <w:color w:val="565F69"/>
          <w:sz w:val="18"/>
          <w:szCs w:val="18"/>
        </w:rPr>
        <w:t>Redis</w:t>
      </w:r>
      <w:r>
        <w:rPr>
          <w:rFonts w:ascii="Microsoft Yahei" w:hAnsi="Microsoft Yahei"/>
          <w:color w:val="565F69"/>
          <w:sz w:val="18"/>
          <w:szCs w:val="18"/>
        </w:rPr>
        <w:t>和</w:t>
      </w:r>
      <w:r>
        <w:rPr>
          <w:rFonts w:ascii="Microsoft Yahei" w:hAnsi="Microsoft Yahei"/>
          <w:color w:val="565F69"/>
          <w:sz w:val="18"/>
          <w:szCs w:val="18"/>
        </w:rPr>
        <w:t>MySQL</w:t>
      </w:r>
      <w:r>
        <w:rPr>
          <w:rFonts w:ascii="Microsoft Yahei" w:hAnsi="Microsoft Yahei"/>
          <w:color w:val="565F69"/>
          <w:sz w:val="18"/>
          <w:szCs w:val="18"/>
        </w:rPr>
        <w:t>就能支撑每周</w:t>
      </w:r>
      <w:r>
        <w:rPr>
          <w:rFonts w:ascii="Microsoft Yahei" w:hAnsi="Microsoft Yahei"/>
          <w:color w:val="565F69"/>
          <w:sz w:val="18"/>
          <w:szCs w:val="18"/>
        </w:rPr>
        <w:t>10</w:t>
      </w:r>
      <w:r>
        <w:rPr>
          <w:rFonts w:ascii="Microsoft Yahei" w:hAnsi="Microsoft Yahei"/>
          <w:color w:val="565F69"/>
          <w:sz w:val="18"/>
          <w:szCs w:val="18"/>
        </w:rPr>
        <w:t>亿请求。同时，你还能了解项目未来的横向扩展途径及常见的模式。</w:t>
      </w:r>
    </w:p>
    <w:p w:rsidR="00695F72" w:rsidRDefault="00B23D91" w:rsidP="00695F72">
      <w:pPr>
        <w:spacing w:before="250" w:after="250"/>
        <w:rPr>
          <w:rFonts w:ascii="Microsoft Yahei" w:hAnsi="Microsoft Yahei" w:hint="eastAsia"/>
          <w:color w:val="565F69"/>
          <w:sz w:val="18"/>
          <w:szCs w:val="18"/>
        </w:rPr>
      </w:pPr>
      <w:r w:rsidRPr="00B23D91">
        <w:rPr>
          <w:rFonts w:ascii="Microsoft Yahei" w:hAnsi="Microsoft Yahei"/>
          <w:color w:val="565F69"/>
          <w:sz w:val="18"/>
          <w:szCs w:val="18"/>
        </w:rPr>
        <w:pict>
          <v:rect id="_x0000_i1026" style="width:0;height:0" o:hralign="center" o:hrstd="t" o:hr="t" fillcolor="#a0a0a0" stroked="f"/>
        </w:pic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Style w:val="a8"/>
          <w:rFonts w:ascii="Microsoft Yahei" w:hAnsi="Microsoft Yahei"/>
          <w:b w:val="0"/>
          <w:bCs w:val="0"/>
          <w:color w:val="565F69"/>
          <w:sz w:val="18"/>
          <w:szCs w:val="18"/>
        </w:rPr>
        <w:t>免费订阅</w:t>
      </w:r>
      <w:r>
        <w:rPr>
          <w:rStyle w:val="a8"/>
          <w:rFonts w:ascii="Microsoft Yahei" w:hAnsi="Microsoft Yahei"/>
          <w:b w:val="0"/>
          <w:bCs w:val="0"/>
          <w:color w:val="565F69"/>
          <w:sz w:val="18"/>
          <w:szCs w:val="18"/>
        </w:rPr>
        <w:t>“</w:t>
      </w:r>
      <w:r>
        <w:rPr>
          <w:rStyle w:val="a8"/>
          <w:rFonts w:ascii="Microsoft Yahei" w:hAnsi="Microsoft Yahei"/>
          <w:b w:val="0"/>
          <w:bCs w:val="0"/>
          <w:color w:val="0080FF"/>
          <w:sz w:val="18"/>
          <w:szCs w:val="18"/>
        </w:rPr>
        <w:t>CSDN</w:t>
      </w:r>
      <w:r>
        <w:rPr>
          <w:rStyle w:val="a8"/>
          <w:rFonts w:ascii="Microsoft Yahei" w:hAnsi="Microsoft Yahei"/>
          <w:b w:val="0"/>
          <w:bCs w:val="0"/>
          <w:color w:val="0080FF"/>
          <w:sz w:val="18"/>
          <w:szCs w:val="18"/>
        </w:rPr>
        <w:t>云计算（左）</w:t>
      </w:r>
      <w:r>
        <w:rPr>
          <w:rStyle w:val="a8"/>
          <w:rFonts w:ascii="Microsoft Yahei" w:hAnsi="Microsoft Yahei"/>
          <w:b w:val="0"/>
          <w:bCs w:val="0"/>
          <w:color w:val="565F69"/>
          <w:sz w:val="18"/>
          <w:szCs w:val="18"/>
        </w:rPr>
        <w:t>和</w:t>
      </w:r>
      <w:r>
        <w:rPr>
          <w:rStyle w:val="a8"/>
          <w:rFonts w:ascii="Microsoft Yahei" w:hAnsi="Microsoft Yahei"/>
          <w:b w:val="0"/>
          <w:bCs w:val="0"/>
          <w:color w:val="FF0000"/>
          <w:sz w:val="18"/>
          <w:szCs w:val="18"/>
        </w:rPr>
        <w:t>CSDN</w:t>
      </w:r>
      <w:r>
        <w:rPr>
          <w:rStyle w:val="a8"/>
          <w:rFonts w:ascii="Microsoft Yahei" w:hAnsi="Microsoft Yahei"/>
          <w:b w:val="0"/>
          <w:bCs w:val="0"/>
          <w:color w:val="FF0000"/>
          <w:sz w:val="18"/>
          <w:szCs w:val="18"/>
        </w:rPr>
        <w:t>大数据（右）</w:t>
      </w:r>
      <w:r>
        <w:rPr>
          <w:rStyle w:val="a8"/>
          <w:rFonts w:ascii="Microsoft Yahei" w:hAnsi="Microsoft Yahei"/>
          <w:b w:val="0"/>
          <w:bCs w:val="0"/>
          <w:color w:val="565F69"/>
          <w:sz w:val="18"/>
          <w:szCs w:val="18"/>
        </w:rPr>
        <w:t>”</w:t>
      </w:r>
      <w:r>
        <w:rPr>
          <w:rStyle w:val="a8"/>
          <w:rFonts w:ascii="Microsoft Yahei" w:hAnsi="Microsoft Yahei"/>
          <w:b w:val="0"/>
          <w:bCs w:val="0"/>
          <w:color w:val="565F69"/>
          <w:sz w:val="18"/>
          <w:szCs w:val="18"/>
        </w:rPr>
        <w:t>微信公众号，实时掌握第一手云中消息，了解最新的大数据进展！</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hint="eastAsia"/>
          <w:noProof/>
          <w:color w:val="2B91E8"/>
          <w:sz w:val="18"/>
          <w:szCs w:val="18"/>
        </w:rPr>
        <w:drawing>
          <wp:inline distT="0" distB="0" distL="0" distR="0">
            <wp:extent cx="1431290" cy="1431290"/>
            <wp:effectExtent l="19050" t="0" r="0" b="0"/>
            <wp:docPr id="46" name="图片 46" descr="http://cms.csdnimg.cn/article/201408/11/53e87db637d1b.jp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ms.csdnimg.cn/article/201408/11/53e87db637d1b.jpg">
                      <a:hlinkClick r:id="rId72" tgtFrame="&quot;_blank&quot;"/>
                    </pic:cNvPr>
                    <pic:cNvPicPr>
                      <a:picLocks noChangeAspect="1" noChangeArrowheads="1"/>
                    </pic:cNvPicPr>
                  </pic:nvPicPr>
                  <pic:blipFill>
                    <a:blip r:embed="rId73"/>
                    <a:srcRect/>
                    <a:stretch>
                      <a:fillRect/>
                    </a:stretch>
                  </pic:blipFill>
                  <pic:spPr bwMode="auto">
                    <a:xfrm>
                      <a:off x="0" y="0"/>
                      <a:ext cx="1431290" cy="1431290"/>
                    </a:xfrm>
                    <a:prstGeom prst="rect">
                      <a:avLst/>
                    </a:prstGeom>
                    <a:noFill/>
                    <a:ln w="9525">
                      <a:noFill/>
                      <a:miter lim="800000"/>
                      <a:headEnd/>
                      <a:tailEnd/>
                    </a:ln>
                  </pic:spPr>
                </pic:pic>
              </a:graphicData>
            </a:graphic>
          </wp:inline>
        </w:drawing>
      </w:r>
      <w:r>
        <w:rPr>
          <w:rFonts w:ascii="Microsoft Yahei" w:hAnsi="Microsoft Yahei" w:hint="eastAsia"/>
          <w:noProof/>
          <w:color w:val="2B91E8"/>
          <w:sz w:val="18"/>
          <w:szCs w:val="18"/>
        </w:rPr>
        <w:drawing>
          <wp:inline distT="0" distB="0" distL="0" distR="0">
            <wp:extent cx="1431290" cy="1431290"/>
            <wp:effectExtent l="19050" t="0" r="0" b="0"/>
            <wp:docPr id="47" name="图片 47" descr="http://cms.csdnimg.cn/article/201408/11/53e87dc4b2f5c.jp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ms.csdnimg.cn/article/201408/11/53e87dc4b2f5c.jpg">
                      <a:hlinkClick r:id="rId74" tgtFrame="&quot;_blank&quot;"/>
                    </pic:cNvPr>
                    <pic:cNvPicPr>
                      <a:picLocks noChangeAspect="1" noChangeArrowheads="1"/>
                    </pic:cNvPicPr>
                  </pic:nvPicPr>
                  <pic:blipFill>
                    <a:blip r:embed="rId75"/>
                    <a:srcRect/>
                    <a:stretch>
                      <a:fillRect/>
                    </a:stretch>
                  </pic:blipFill>
                  <pic:spPr bwMode="auto">
                    <a:xfrm>
                      <a:off x="0" y="0"/>
                      <a:ext cx="1431290" cy="1431290"/>
                    </a:xfrm>
                    <a:prstGeom prst="rect">
                      <a:avLst/>
                    </a:prstGeom>
                    <a:noFill/>
                    <a:ln w="9525">
                      <a:noFill/>
                      <a:miter lim="800000"/>
                      <a:headEnd/>
                      <a:tailEnd/>
                    </a:ln>
                  </pic:spPr>
                </pic:pic>
              </a:graphicData>
            </a:graphic>
          </wp:inline>
        </w:drawing>
      </w:r>
      <w:r>
        <w:rPr>
          <w:rFonts w:ascii="Microsoft Yahei" w:hAnsi="Microsoft Yahei"/>
          <w:color w:val="565F69"/>
          <w:sz w:val="18"/>
          <w:szCs w:val="18"/>
        </w:rPr>
        <w:t>CSDN</w:t>
      </w:r>
      <w:r>
        <w:rPr>
          <w:rFonts w:ascii="Microsoft Yahei" w:hAnsi="Microsoft Yahei"/>
          <w:color w:val="565F69"/>
          <w:sz w:val="18"/>
          <w:szCs w:val="18"/>
        </w:rPr>
        <w:t>发布虚拟化、</w:t>
      </w:r>
      <w:r>
        <w:rPr>
          <w:rFonts w:ascii="Microsoft Yahei" w:hAnsi="Microsoft Yahei"/>
          <w:color w:val="565F69"/>
          <w:sz w:val="18"/>
          <w:szCs w:val="18"/>
        </w:rPr>
        <w:t>Docker</w:t>
      </w:r>
      <w:r>
        <w:rPr>
          <w:rFonts w:ascii="Microsoft Yahei" w:hAnsi="Microsoft Yahei"/>
          <w:color w:val="565F69"/>
          <w:sz w:val="18"/>
          <w:szCs w:val="18"/>
        </w:rPr>
        <w:t>、</w:t>
      </w:r>
      <w:r>
        <w:rPr>
          <w:rFonts w:ascii="Microsoft Yahei" w:hAnsi="Microsoft Yahei"/>
          <w:color w:val="565F69"/>
          <w:sz w:val="18"/>
          <w:szCs w:val="18"/>
        </w:rPr>
        <w:t>OpenStack</w:t>
      </w:r>
      <w:r>
        <w:rPr>
          <w:rFonts w:ascii="Microsoft Yahei" w:hAnsi="Microsoft Yahei"/>
          <w:color w:val="565F69"/>
          <w:sz w:val="18"/>
          <w:szCs w:val="18"/>
        </w:rPr>
        <w:t>、</w:t>
      </w:r>
      <w:r>
        <w:rPr>
          <w:rFonts w:ascii="Microsoft Yahei" w:hAnsi="Microsoft Yahei"/>
          <w:color w:val="565F69"/>
          <w:sz w:val="18"/>
          <w:szCs w:val="18"/>
        </w:rPr>
        <w:t>CloudStack</w:t>
      </w:r>
      <w:r>
        <w:rPr>
          <w:rFonts w:ascii="Microsoft Yahei" w:hAnsi="Microsoft Yahei"/>
          <w:color w:val="565F69"/>
          <w:sz w:val="18"/>
          <w:szCs w:val="18"/>
        </w:rPr>
        <w:t>、数据中心等相关云计算资讯，</w:t>
      </w:r>
      <w:r>
        <w:rPr>
          <w:rFonts w:ascii="Microsoft Yahei" w:hAnsi="Microsoft Yahei"/>
          <w:color w:val="565F69"/>
          <w:sz w:val="18"/>
          <w:szCs w:val="18"/>
        </w:rPr>
        <w:t xml:space="preserve">     </w:t>
      </w:r>
      <w:r>
        <w:rPr>
          <w:rFonts w:ascii="Microsoft Yahei" w:hAnsi="Microsoft Yahei"/>
          <w:color w:val="565F69"/>
          <w:sz w:val="18"/>
          <w:szCs w:val="18"/>
        </w:rPr>
        <w:t>分享</w:t>
      </w:r>
      <w:r>
        <w:rPr>
          <w:rFonts w:ascii="Microsoft Yahei" w:hAnsi="Microsoft Yahei"/>
          <w:color w:val="565F69"/>
          <w:sz w:val="18"/>
          <w:szCs w:val="18"/>
        </w:rPr>
        <w:t>Hadoop</w:t>
      </w:r>
      <w:r>
        <w:rPr>
          <w:rFonts w:ascii="Microsoft Yahei" w:hAnsi="Microsoft Yahei"/>
          <w:color w:val="565F69"/>
          <w:sz w:val="18"/>
          <w:szCs w:val="18"/>
        </w:rPr>
        <w:t>、</w:t>
      </w:r>
      <w:r>
        <w:rPr>
          <w:rFonts w:ascii="Microsoft Yahei" w:hAnsi="Microsoft Yahei"/>
          <w:color w:val="565F69"/>
          <w:sz w:val="18"/>
          <w:szCs w:val="18"/>
        </w:rPr>
        <w:t>Spark</w:t>
      </w:r>
      <w:r>
        <w:rPr>
          <w:rFonts w:ascii="Microsoft Yahei" w:hAnsi="Microsoft Yahei"/>
          <w:color w:val="565F69"/>
          <w:sz w:val="18"/>
          <w:szCs w:val="18"/>
        </w:rPr>
        <w:t>、</w:t>
      </w:r>
      <w:r>
        <w:rPr>
          <w:rFonts w:ascii="Microsoft Yahei" w:hAnsi="Microsoft Yahei"/>
          <w:color w:val="565F69"/>
          <w:sz w:val="18"/>
          <w:szCs w:val="18"/>
        </w:rPr>
        <w:t>NoSQL/NewSQL</w:t>
      </w:r>
      <w:r>
        <w:rPr>
          <w:rFonts w:ascii="Microsoft Yahei" w:hAnsi="Microsoft Yahei"/>
          <w:color w:val="565F69"/>
          <w:sz w:val="18"/>
          <w:szCs w:val="18"/>
        </w:rPr>
        <w:t>、</w:t>
      </w:r>
      <w:r>
        <w:rPr>
          <w:rFonts w:ascii="Microsoft Yahei" w:hAnsi="Microsoft Yahei"/>
          <w:color w:val="565F69"/>
          <w:sz w:val="18"/>
          <w:szCs w:val="18"/>
        </w:rPr>
        <w:t>HBase</w:t>
      </w:r>
      <w:r>
        <w:rPr>
          <w:rFonts w:ascii="Microsoft Yahei" w:hAnsi="Microsoft Yahei"/>
          <w:color w:val="565F69"/>
          <w:sz w:val="18"/>
          <w:szCs w:val="18"/>
        </w:rPr>
        <w:t>、</w:t>
      </w:r>
      <w:r>
        <w:rPr>
          <w:rFonts w:ascii="Microsoft Yahei" w:hAnsi="Microsoft Yahei"/>
          <w:color w:val="565F69"/>
          <w:sz w:val="18"/>
          <w:szCs w:val="18"/>
        </w:rPr>
        <w:t>Impala</w:t>
      </w:r>
      <w:r>
        <w:rPr>
          <w:rFonts w:ascii="Microsoft Yahei" w:hAnsi="Microsoft Yahei"/>
          <w:color w:val="565F69"/>
          <w:sz w:val="18"/>
          <w:szCs w:val="18"/>
        </w:rPr>
        <w:t>、内存计算、流计算、机器学习和智能算法等相关大数据观点，提供云计算和大数据技术、平台、实践和产业信息等服务。</w:t>
      </w:r>
      <w:r>
        <w:rPr>
          <w:rFonts w:ascii="Microsoft Yahei" w:hAnsi="Microsoft Yahei"/>
          <w:color w:val="565F69"/>
          <w:sz w:val="18"/>
          <w:szCs w:val="18"/>
        </w:rPr>
        <w:t xml:space="preserve">        </w:t>
      </w:r>
    </w:p>
    <w:p w:rsidR="00695F72" w:rsidRDefault="00B23D91" w:rsidP="00695F72">
      <w:pPr>
        <w:spacing w:before="250" w:after="250"/>
        <w:rPr>
          <w:rFonts w:ascii="Microsoft Yahei" w:hAnsi="Microsoft Yahei" w:hint="eastAsia"/>
          <w:color w:val="565F69"/>
          <w:sz w:val="18"/>
          <w:szCs w:val="18"/>
        </w:rPr>
      </w:pPr>
      <w:r w:rsidRPr="00B23D91">
        <w:rPr>
          <w:rFonts w:ascii="Microsoft Yahei" w:hAnsi="Microsoft Yahei"/>
          <w:color w:val="565F69"/>
          <w:sz w:val="18"/>
          <w:szCs w:val="18"/>
        </w:rPr>
        <w:pict>
          <v:rect id="_x0000_i1027" style="width:0;height:0" o:hralign="center" o:hrstd="t" o:hr="t" fillcolor="#a0a0a0" stroked="f"/>
        </w:pic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Style w:val="a8"/>
          <w:rFonts w:ascii="Microsoft Yahei" w:hAnsi="Microsoft Yahei"/>
          <w:b w:val="0"/>
          <w:bCs w:val="0"/>
          <w:color w:val="565F69"/>
          <w:sz w:val="18"/>
          <w:szCs w:val="18"/>
        </w:rPr>
        <w:t>以下为译文：</w:t>
      </w:r>
    </w:p>
    <w:p w:rsidR="00695F72" w:rsidRDefault="00695F72" w:rsidP="00695F72">
      <w:pPr>
        <w:pStyle w:val="a7"/>
        <w:spacing w:before="0" w:beforeAutospacing="0" w:after="120" w:afterAutospacing="0" w:line="480" w:lineRule="auto"/>
        <w:jc w:val="center"/>
        <w:rPr>
          <w:rFonts w:ascii="Microsoft Yahei" w:hAnsi="Microsoft Yahei" w:hint="eastAsia"/>
          <w:color w:val="565F69"/>
          <w:sz w:val="18"/>
          <w:szCs w:val="18"/>
        </w:rPr>
      </w:pPr>
      <w:r>
        <w:rPr>
          <w:rFonts w:ascii="Microsoft Yahei" w:hAnsi="Microsoft Yahei" w:hint="eastAsia"/>
          <w:noProof/>
          <w:color w:val="2B91E8"/>
          <w:sz w:val="18"/>
          <w:szCs w:val="18"/>
        </w:rPr>
        <w:lastRenderedPageBreak/>
        <w:drawing>
          <wp:inline distT="0" distB="0" distL="0" distR="0">
            <wp:extent cx="2282190" cy="1264285"/>
            <wp:effectExtent l="19050" t="0" r="3810" b="0"/>
            <wp:docPr id="49" name="图片 49" descr="http://cms.csdnimg.cn/article/201408/14/53ec44891815e.jp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ms.csdnimg.cn/article/201408/14/53ec44891815e.jpg">
                      <a:hlinkClick r:id="rId76" tgtFrame="&quot;_blank&quot;"/>
                    </pic:cNvPr>
                    <pic:cNvPicPr>
                      <a:picLocks noChangeAspect="1" noChangeArrowheads="1"/>
                    </pic:cNvPicPr>
                  </pic:nvPicPr>
                  <pic:blipFill>
                    <a:blip r:embed="rId77"/>
                    <a:srcRect/>
                    <a:stretch>
                      <a:fillRect/>
                    </a:stretch>
                  </pic:blipFill>
                  <pic:spPr bwMode="auto">
                    <a:xfrm>
                      <a:off x="0" y="0"/>
                      <a:ext cx="2282190" cy="1264285"/>
                    </a:xfrm>
                    <a:prstGeom prst="rect">
                      <a:avLst/>
                    </a:prstGeom>
                    <a:noFill/>
                    <a:ln w="9525">
                      <a:noFill/>
                      <a:miter lim="800000"/>
                      <a:headEnd/>
                      <a:tailEnd/>
                    </a:ln>
                  </pic:spPr>
                </pic:pic>
              </a:graphicData>
            </a:graphic>
          </wp:inline>
        </w:drawing>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本文的作者是</w:t>
      </w:r>
      <w:r>
        <w:rPr>
          <w:rFonts w:ascii="Microsoft Yahei" w:hAnsi="Microsoft Yahei"/>
          <w:color w:val="565F69"/>
          <w:sz w:val="18"/>
          <w:szCs w:val="18"/>
        </w:rPr>
        <w:t>AntoniOrfin</w:t>
      </w:r>
      <w:r>
        <w:rPr>
          <w:rFonts w:ascii="Microsoft Yahei" w:hAnsi="Microsoft Yahei"/>
          <w:color w:val="565F69"/>
          <w:sz w:val="18"/>
          <w:szCs w:val="18"/>
        </w:rPr>
        <w:t>，</w:t>
      </w:r>
      <w:r>
        <w:rPr>
          <w:rFonts w:ascii="Microsoft Yahei" w:hAnsi="Microsoft Yahei"/>
          <w:color w:val="565F69"/>
          <w:sz w:val="18"/>
          <w:szCs w:val="18"/>
        </w:rPr>
        <w:t>Octivi</w:t>
      </w:r>
      <w:r>
        <w:rPr>
          <w:rFonts w:ascii="Microsoft Yahei" w:hAnsi="Microsoft Yahei"/>
          <w:color w:val="565F69"/>
          <w:sz w:val="18"/>
          <w:szCs w:val="18"/>
        </w:rPr>
        <w:t>联合创始人兼软件架构师。</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在这篇文章中，我将展示一个非常简单的架构，使用</w:t>
      </w:r>
      <w:r>
        <w:rPr>
          <w:rFonts w:ascii="Microsoft Yahei" w:hAnsi="Microsoft Yahei"/>
          <w:color w:val="565F69"/>
          <w:sz w:val="18"/>
          <w:szCs w:val="18"/>
        </w:rPr>
        <w:t>HAProxy</w:t>
      </w:r>
      <w:r>
        <w:rPr>
          <w:rFonts w:ascii="Microsoft Yahei" w:hAnsi="Microsoft Yahei"/>
          <w:color w:val="565F69"/>
          <w:sz w:val="18"/>
          <w:szCs w:val="18"/>
        </w:rPr>
        <w:t>、</w:t>
      </w:r>
      <w:r>
        <w:rPr>
          <w:rFonts w:ascii="Microsoft Yahei" w:hAnsi="Microsoft Yahei"/>
          <w:color w:val="565F69"/>
          <w:sz w:val="18"/>
          <w:szCs w:val="18"/>
        </w:rPr>
        <w:t>PHP</w:t>
      </w:r>
      <w:r>
        <w:rPr>
          <w:rFonts w:ascii="Microsoft Yahei" w:hAnsi="Microsoft Yahei"/>
          <w:color w:val="565F69"/>
          <w:sz w:val="18"/>
          <w:szCs w:val="18"/>
        </w:rPr>
        <w:t>、</w:t>
      </w:r>
      <w:r>
        <w:rPr>
          <w:rFonts w:ascii="Microsoft Yahei" w:hAnsi="Microsoft Yahei"/>
          <w:color w:val="565F69"/>
          <w:sz w:val="18"/>
          <w:szCs w:val="18"/>
        </w:rPr>
        <w:t>Redis</w:t>
      </w:r>
      <w:r>
        <w:rPr>
          <w:rFonts w:ascii="Microsoft Yahei" w:hAnsi="Microsoft Yahei"/>
          <w:color w:val="565F69"/>
          <w:sz w:val="18"/>
          <w:szCs w:val="18"/>
        </w:rPr>
        <w:t>和</w:t>
      </w:r>
      <w:r>
        <w:rPr>
          <w:rFonts w:ascii="Microsoft Yahei" w:hAnsi="Microsoft Yahei"/>
          <w:color w:val="565F69"/>
          <w:sz w:val="18"/>
          <w:szCs w:val="18"/>
        </w:rPr>
        <w:t>MySQL</w:t>
      </w:r>
      <w:r>
        <w:rPr>
          <w:rFonts w:ascii="Microsoft Yahei" w:hAnsi="Microsoft Yahei"/>
          <w:color w:val="565F69"/>
          <w:sz w:val="18"/>
          <w:szCs w:val="18"/>
        </w:rPr>
        <w:t>支撑每周</w:t>
      </w:r>
      <w:r>
        <w:rPr>
          <w:rFonts w:ascii="Microsoft Yahei" w:hAnsi="Microsoft Yahei"/>
          <w:color w:val="565F69"/>
          <w:sz w:val="18"/>
          <w:szCs w:val="18"/>
        </w:rPr>
        <w:t>10</w:t>
      </w:r>
      <w:r>
        <w:rPr>
          <w:rFonts w:ascii="Microsoft Yahei" w:hAnsi="Microsoft Yahei"/>
          <w:color w:val="565F69"/>
          <w:sz w:val="18"/>
          <w:szCs w:val="18"/>
        </w:rPr>
        <w:t>亿请求。除此之外，我还将展示项目未来的横向扩展途径及常见的模式，下面我们一起看细节。</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Style w:val="a8"/>
          <w:rFonts w:ascii="Microsoft Yahei" w:hAnsi="Microsoft Yahei"/>
          <w:b w:val="0"/>
          <w:bCs w:val="0"/>
          <w:color w:val="565F69"/>
          <w:sz w:val="18"/>
          <w:szCs w:val="18"/>
        </w:rPr>
        <w:t>状态：</w:t>
      </w:r>
    </w:p>
    <w:p w:rsidR="00695F72" w:rsidRDefault="00695F72" w:rsidP="00695F72">
      <w:pPr>
        <w:widowControl/>
        <w:numPr>
          <w:ilvl w:val="0"/>
          <w:numId w:val="14"/>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服务器</w:t>
      </w:r>
    </w:p>
    <w:p w:rsidR="00695F72" w:rsidRDefault="00695F72" w:rsidP="00695F72">
      <w:pPr>
        <w:widowControl/>
        <w:numPr>
          <w:ilvl w:val="0"/>
          <w:numId w:val="15"/>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3</w:t>
      </w:r>
      <w:r>
        <w:rPr>
          <w:rFonts w:ascii="Microsoft Yahei" w:hAnsi="Microsoft Yahei"/>
          <w:color w:val="565F69"/>
          <w:sz w:val="18"/>
          <w:szCs w:val="18"/>
        </w:rPr>
        <w:t>个应用程序节点</w:t>
      </w:r>
    </w:p>
    <w:p w:rsidR="00695F72" w:rsidRDefault="00695F72" w:rsidP="00695F72">
      <w:pPr>
        <w:widowControl/>
        <w:numPr>
          <w:ilvl w:val="0"/>
          <w:numId w:val="15"/>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2</w:t>
      </w:r>
      <w:r>
        <w:rPr>
          <w:rFonts w:ascii="Microsoft Yahei" w:hAnsi="Microsoft Yahei"/>
          <w:color w:val="565F69"/>
          <w:sz w:val="18"/>
          <w:szCs w:val="18"/>
        </w:rPr>
        <w:t>个</w:t>
      </w:r>
      <w:r>
        <w:rPr>
          <w:rFonts w:ascii="Microsoft Yahei" w:hAnsi="Microsoft Yahei"/>
          <w:color w:val="565F69"/>
          <w:sz w:val="18"/>
          <w:szCs w:val="18"/>
        </w:rPr>
        <w:t>MySQL+1</w:t>
      </w:r>
      <w:r>
        <w:rPr>
          <w:rFonts w:ascii="Microsoft Yahei" w:hAnsi="Microsoft Yahei"/>
          <w:color w:val="565F69"/>
          <w:sz w:val="18"/>
          <w:szCs w:val="18"/>
        </w:rPr>
        <w:t>个备份</w:t>
      </w:r>
    </w:p>
    <w:p w:rsidR="00695F72" w:rsidRDefault="00695F72" w:rsidP="00695F72">
      <w:pPr>
        <w:widowControl/>
        <w:numPr>
          <w:ilvl w:val="0"/>
          <w:numId w:val="15"/>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2</w:t>
      </w:r>
      <w:r>
        <w:rPr>
          <w:rFonts w:ascii="Microsoft Yahei" w:hAnsi="Microsoft Yahei"/>
          <w:color w:val="565F69"/>
          <w:sz w:val="18"/>
          <w:szCs w:val="18"/>
        </w:rPr>
        <w:t>个</w:t>
      </w:r>
      <w:r>
        <w:rPr>
          <w:rFonts w:ascii="Microsoft Yahei" w:hAnsi="Microsoft Yahei"/>
          <w:color w:val="565F69"/>
          <w:sz w:val="18"/>
          <w:szCs w:val="18"/>
        </w:rPr>
        <w:t>Redis</w:t>
      </w:r>
    </w:p>
    <w:p w:rsidR="00695F72" w:rsidRDefault="00695F72" w:rsidP="00695F72">
      <w:pPr>
        <w:widowControl/>
        <w:numPr>
          <w:ilvl w:val="0"/>
          <w:numId w:val="16"/>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应用程序</w:t>
      </w:r>
    </w:p>
    <w:p w:rsidR="00695F72" w:rsidRDefault="00695F72" w:rsidP="00695F72">
      <w:pPr>
        <w:widowControl/>
        <w:numPr>
          <w:ilvl w:val="0"/>
          <w:numId w:val="17"/>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应用程序每周处理</w:t>
      </w:r>
      <w:r>
        <w:rPr>
          <w:rFonts w:ascii="Microsoft Yahei" w:hAnsi="Microsoft Yahei"/>
          <w:color w:val="565F69"/>
          <w:sz w:val="18"/>
          <w:szCs w:val="18"/>
        </w:rPr>
        <w:t>10</w:t>
      </w:r>
      <w:r>
        <w:rPr>
          <w:rFonts w:ascii="Microsoft Yahei" w:hAnsi="Microsoft Yahei"/>
          <w:color w:val="565F69"/>
          <w:sz w:val="18"/>
          <w:szCs w:val="18"/>
        </w:rPr>
        <w:t>亿请求</w:t>
      </w:r>
    </w:p>
    <w:p w:rsidR="00695F72" w:rsidRDefault="00695F72" w:rsidP="00695F72">
      <w:pPr>
        <w:widowControl/>
        <w:numPr>
          <w:ilvl w:val="0"/>
          <w:numId w:val="17"/>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峰值</w:t>
      </w:r>
      <w:r>
        <w:rPr>
          <w:rFonts w:ascii="Microsoft Yahei" w:hAnsi="Microsoft Yahei"/>
          <w:color w:val="565F69"/>
          <w:sz w:val="18"/>
          <w:szCs w:val="18"/>
        </w:rPr>
        <w:t>700</w:t>
      </w:r>
      <w:r>
        <w:rPr>
          <w:rFonts w:ascii="Microsoft Yahei" w:hAnsi="Microsoft Yahei"/>
          <w:color w:val="565F69"/>
          <w:sz w:val="18"/>
          <w:szCs w:val="18"/>
        </w:rPr>
        <w:t>请求每秒的单</w:t>
      </w:r>
      <w:r>
        <w:rPr>
          <w:rFonts w:ascii="Microsoft Yahei" w:hAnsi="Microsoft Yahei"/>
          <w:color w:val="565F69"/>
          <w:sz w:val="18"/>
          <w:szCs w:val="18"/>
        </w:rPr>
        <w:t>Symfony2</w:t>
      </w:r>
      <w:r>
        <w:rPr>
          <w:rFonts w:ascii="Microsoft Yahei" w:hAnsi="Microsoft Yahei"/>
          <w:color w:val="565F69"/>
          <w:sz w:val="18"/>
          <w:szCs w:val="18"/>
        </w:rPr>
        <w:t>实例（平均工作日约</w:t>
      </w:r>
      <w:r>
        <w:rPr>
          <w:rFonts w:ascii="Microsoft Yahei" w:hAnsi="Microsoft Yahei"/>
          <w:color w:val="565F69"/>
          <w:sz w:val="18"/>
          <w:szCs w:val="18"/>
        </w:rPr>
        <w:t>550</w:t>
      </w:r>
      <w:r>
        <w:rPr>
          <w:rFonts w:ascii="Microsoft Yahei" w:hAnsi="Microsoft Yahei"/>
          <w:color w:val="565F69"/>
          <w:sz w:val="18"/>
          <w:szCs w:val="18"/>
        </w:rPr>
        <w:t>请求每秒）</w:t>
      </w:r>
    </w:p>
    <w:p w:rsidR="00695F72" w:rsidRDefault="00695F72" w:rsidP="00695F72">
      <w:pPr>
        <w:widowControl/>
        <w:numPr>
          <w:ilvl w:val="0"/>
          <w:numId w:val="17"/>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平均响应时间</w:t>
      </w:r>
      <w:r>
        <w:rPr>
          <w:rFonts w:ascii="Microsoft Yahei" w:hAnsi="Microsoft Yahei"/>
          <w:color w:val="565F69"/>
          <w:sz w:val="18"/>
          <w:szCs w:val="18"/>
        </w:rPr>
        <w:t>30</w:t>
      </w:r>
      <w:r>
        <w:rPr>
          <w:rFonts w:ascii="Microsoft Yahei" w:hAnsi="Microsoft Yahei"/>
          <w:color w:val="565F69"/>
          <w:sz w:val="18"/>
          <w:szCs w:val="18"/>
        </w:rPr>
        <w:t>毫秒</w:t>
      </w:r>
    </w:p>
    <w:p w:rsidR="00695F72" w:rsidRDefault="00695F72" w:rsidP="00695F72">
      <w:pPr>
        <w:widowControl/>
        <w:numPr>
          <w:ilvl w:val="0"/>
          <w:numId w:val="17"/>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Varnish</w:t>
      </w:r>
      <w:r>
        <w:rPr>
          <w:rFonts w:ascii="Microsoft Yahei" w:hAnsi="Microsoft Yahei"/>
          <w:color w:val="565F69"/>
          <w:sz w:val="18"/>
          <w:szCs w:val="18"/>
        </w:rPr>
        <w:t>，每秒请求超过</w:t>
      </w:r>
      <w:r>
        <w:rPr>
          <w:rFonts w:ascii="Microsoft Yahei" w:hAnsi="Microsoft Yahei"/>
          <w:color w:val="565F69"/>
          <w:sz w:val="18"/>
          <w:szCs w:val="18"/>
        </w:rPr>
        <w:t>1.2</w:t>
      </w:r>
      <w:r>
        <w:rPr>
          <w:rFonts w:ascii="Microsoft Yahei" w:hAnsi="Microsoft Yahei"/>
          <w:color w:val="565F69"/>
          <w:sz w:val="18"/>
          <w:szCs w:val="18"/>
        </w:rPr>
        <w:t>万次（压力测试过程中获得）</w:t>
      </w:r>
    </w:p>
    <w:p w:rsidR="00695F72" w:rsidRDefault="00695F72" w:rsidP="00695F72">
      <w:pPr>
        <w:widowControl/>
        <w:numPr>
          <w:ilvl w:val="0"/>
          <w:numId w:val="18"/>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数据存储</w:t>
      </w:r>
    </w:p>
    <w:p w:rsidR="00695F72" w:rsidRDefault="00695F72" w:rsidP="00695F72">
      <w:pPr>
        <w:widowControl/>
        <w:numPr>
          <w:ilvl w:val="0"/>
          <w:numId w:val="19"/>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Redis</w:t>
      </w:r>
      <w:r>
        <w:rPr>
          <w:rFonts w:ascii="Microsoft Yahei" w:hAnsi="Microsoft Yahei"/>
          <w:color w:val="565F69"/>
          <w:sz w:val="18"/>
          <w:szCs w:val="18"/>
        </w:rPr>
        <w:t>储存了</w:t>
      </w:r>
      <w:r>
        <w:rPr>
          <w:rFonts w:ascii="Microsoft Yahei" w:hAnsi="Microsoft Yahei"/>
          <w:color w:val="565F69"/>
          <w:sz w:val="18"/>
          <w:szCs w:val="18"/>
        </w:rPr>
        <w:t>1.6</w:t>
      </w:r>
      <w:r>
        <w:rPr>
          <w:rFonts w:ascii="Microsoft Yahei" w:hAnsi="Microsoft Yahei"/>
          <w:color w:val="565F69"/>
          <w:sz w:val="18"/>
          <w:szCs w:val="18"/>
        </w:rPr>
        <w:t>亿记录，数据体积大约</w:t>
      </w:r>
      <w:r>
        <w:rPr>
          <w:rFonts w:ascii="Microsoft Yahei" w:hAnsi="Microsoft Yahei"/>
          <w:color w:val="565F69"/>
          <w:sz w:val="18"/>
          <w:szCs w:val="18"/>
        </w:rPr>
        <w:t>100GB</w:t>
      </w:r>
      <w:r>
        <w:rPr>
          <w:rFonts w:ascii="Microsoft Yahei" w:hAnsi="Microsoft Yahei"/>
          <w:color w:val="565F69"/>
          <w:sz w:val="18"/>
          <w:szCs w:val="18"/>
        </w:rPr>
        <w:t>，同时它是我们的主要数据存储</w:t>
      </w:r>
    </w:p>
    <w:p w:rsidR="00695F72" w:rsidRDefault="00695F72" w:rsidP="00695F72">
      <w:pPr>
        <w:widowControl/>
        <w:numPr>
          <w:ilvl w:val="0"/>
          <w:numId w:val="19"/>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MySQL</w:t>
      </w:r>
      <w:r>
        <w:rPr>
          <w:rFonts w:ascii="Microsoft Yahei" w:hAnsi="Microsoft Yahei"/>
          <w:color w:val="565F69"/>
          <w:sz w:val="18"/>
          <w:szCs w:val="18"/>
        </w:rPr>
        <w:t>储存了</w:t>
      </w:r>
      <w:r>
        <w:rPr>
          <w:rFonts w:ascii="Microsoft Yahei" w:hAnsi="Microsoft Yahei"/>
          <w:color w:val="565F69"/>
          <w:sz w:val="18"/>
          <w:szCs w:val="18"/>
        </w:rPr>
        <w:t>3</w:t>
      </w:r>
      <w:r>
        <w:rPr>
          <w:rFonts w:ascii="Microsoft Yahei" w:hAnsi="Microsoft Yahei"/>
          <w:color w:val="565F69"/>
          <w:sz w:val="18"/>
          <w:szCs w:val="18"/>
        </w:rPr>
        <w:t>亿记录，数据体积大约</w:t>
      </w:r>
      <w:r>
        <w:rPr>
          <w:rFonts w:ascii="Microsoft Yahei" w:hAnsi="Microsoft Yahei"/>
          <w:color w:val="565F69"/>
          <w:sz w:val="18"/>
          <w:szCs w:val="18"/>
        </w:rPr>
        <w:t>300GB</w:t>
      </w:r>
      <w:r>
        <w:rPr>
          <w:rFonts w:ascii="Microsoft Yahei" w:hAnsi="Microsoft Yahei"/>
          <w:color w:val="565F69"/>
          <w:sz w:val="18"/>
          <w:szCs w:val="18"/>
        </w:rPr>
        <w:t>，通常情况下它作为三级缓存层</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Style w:val="a8"/>
          <w:rFonts w:ascii="Microsoft Yahei" w:hAnsi="Microsoft Yahei"/>
          <w:b w:val="0"/>
          <w:bCs w:val="0"/>
          <w:color w:val="565F69"/>
          <w:sz w:val="18"/>
          <w:szCs w:val="18"/>
        </w:rPr>
        <w:t>平台：</w:t>
      </w:r>
    </w:p>
    <w:p w:rsidR="00695F72" w:rsidRDefault="00695F72" w:rsidP="00695F72">
      <w:pPr>
        <w:pStyle w:val="a7"/>
        <w:spacing w:before="0" w:beforeAutospacing="0" w:after="120" w:afterAutospacing="0" w:line="480" w:lineRule="auto"/>
        <w:jc w:val="center"/>
        <w:rPr>
          <w:rFonts w:ascii="Microsoft Yahei" w:hAnsi="Microsoft Yahei" w:hint="eastAsia"/>
          <w:color w:val="565F69"/>
          <w:sz w:val="18"/>
          <w:szCs w:val="18"/>
        </w:rPr>
      </w:pPr>
      <w:r>
        <w:rPr>
          <w:rFonts w:ascii="Microsoft Yahei" w:hAnsi="Microsoft Yahei" w:hint="eastAsia"/>
          <w:noProof/>
          <w:color w:val="2B91E8"/>
          <w:sz w:val="18"/>
          <w:szCs w:val="18"/>
        </w:rPr>
        <w:drawing>
          <wp:inline distT="0" distB="0" distL="0" distR="0">
            <wp:extent cx="5488636" cy="1699420"/>
            <wp:effectExtent l="19050" t="0" r="0" b="0"/>
            <wp:docPr id="50" name="图片 50" descr="http://cms.csdnimg.cn/article/201408/14/53ec4a4ce78c0.jp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ms.csdnimg.cn/article/201408/14/53ec4a4ce78c0.jpg">
                      <a:hlinkClick r:id="rId78" tgtFrame="&quot;_blank&quot;"/>
                    </pic:cNvPr>
                    <pic:cNvPicPr>
                      <a:picLocks noChangeAspect="1" noChangeArrowheads="1"/>
                    </pic:cNvPicPr>
                  </pic:nvPicPr>
                  <pic:blipFill>
                    <a:blip r:embed="rId79"/>
                    <a:srcRect/>
                    <a:stretch>
                      <a:fillRect/>
                    </a:stretch>
                  </pic:blipFill>
                  <pic:spPr bwMode="auto">
                    <a:xfrm>
                      <a:off x="0" y="0"/>
                      <a:ext cx="5489205" cy="1699596"/>
                    </a:xfrm>
                    <a:prstGeom prst="rect">
                      <a:avLst/>
                    </a:prstGeom>
                    <a:noFill/>
                    <a:ln w="9525">
                      <a:noFill/>
                      <a:miter lim="800000"/>
                      <a:headEnd/>
                      <a:tailEnd/>
                    </a:ln>
                  </pic:spPr>
                </pic:pic>
              </a:graphicData>
            </a:graphic>
          </wp:inline>
        </w:drawing>
      </w:r>
    </w:p>
    <w:p w:rsidR="00695F72" w:rsidRDefault="00695F72" w:rsidP="00695F72">
      <w:pPr>
        <w:widowControl/>
        <w:numPr>
          <w:ilvl w:val="0"/>
          <w:numId w:val="20"/>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监视：</w:t>
      </w:r>
    </w:p>
    <w:p w:rsidR="00695F72" w:rsidRDefault="00695F72" w:rsidP="00695F72">
      <w:pPr>
        <w:widowControl/>
        <w:numPr>
          <w:ilvl w:val="0"/>
          <w:numId w:val="21"/>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Icinga</w:t>
      </w:r>
    </w:p>
    <w:p w:rsidR="00695F72" w:rsidRDefault="00695F72" w:rsidP="00695F72">
      <w:pPr>
        <w:widowControl/>
        <w:numPr>
          <w:ilvl w:val="0"/>
          <w:numId w:val="21"/>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lastRenderedPageBreak/>
        <w:t>Collectd</w:t>
      </w:r>
    </w:p>
    <w:p w:rsidR="00695F72" w:rsidRDefault="00695F72" w:rsidP="00695F72">
      <w:pPr>
        <w:widowControl/>
        <w:numPr>
          <w:ilvl w:val="0"/>
          <w:numId w:val="22"/>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应用程序</w:t>
      </w:r>
    </w:p>
    <w:p w:rsidR="00695F72" w:rsidRDefault="00695F72" w:rsidP="00695F72">
      <w:pPr>
        <w:widowControl/>
        <w:numPr>
          <w:ilvl w:val="0"/>
          <w:numId w:val="23"/>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HAProxy + Keepalived</w:t>
      </w:r>
    </w:p>
    <w:p w:rsidR="00695F72" w:rsidRDefault="00695F72" w:rsidP="00695F72">
      <w:pPr>
        <w:widowControl/>
        <w:numPr>
          <w:ilvl w:val="0"/>
          <w:numId w:val="23"/>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Varnish</w:t>
      </w:r>
    </w:p>
    <w:p w:rsidR="00695F72" w:rsidRDefault="00695F72" w:rsidP="00695F72">
      <w:pPr>
        <w:widowControl/>
        <w:numPr>
          <w:ilvl w:val="0"/>
          <w:numId w:val="23"/>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PHP</w:t>
      </w:r>
      <w:r>
        <w:rPr>
          <w:rFonts w:ascii="Microsoft Yahei" w:hAnsi="Microsoft Yahei"/>
          <w:color w:val="565F69"/>
          <w:sz w:val="18"/>
          <w:szCs w:val="18"/>
        </w:rPr>
        <w:t>（</w:t>
      </w:r>
      <w:r>
        <w:rPr>
          <w:rFonts w:ascii="Microsoft Yahei" w:hAnsi="Microsoft Yahei"/>
          <w:color w:val="565F69"/>
          <w:sz w:val="18"/>
          <w:szCs w:val="18"/>
        </w:rPr>
        <w:t>PHP-FPM</w:t>
      </w:r>
      <w:r>
        <w:rPr>
          <w:rFonts w:ascii="Microsoft Yahei" w:hAnsi="Microsoft Yahei"/>
          <w:color w:val="565F69"/>
          <w:sz w:val="18"/>
          <w:szCs w:val="18"/>
        </w:rPr>
        <w:t>）</w:t>
      </w:r>
      <w:r>
        <w:rPr>
          <w:rFonts w:ascii="Microsoft Yahei" w:hAnsi="Microsoft Yahei"/>
          <w:color w:val="565F69"/>
          <w:sz w:val="18"/>
          <w:szCs w:val="18"/>
        </w:rPr>
        <w:t>+ Symfony2 Framework</w:t>
      </w:r>
    </w:p>
    <w:p w:rsidR="00695F72" w:rsidRDefault="00695F72" w:rsidP="00695F72">
      <w:pPr>
        <w:widowControl/>
        <w:numPr>
          <w:ilvl w:val="0"/>
          <w:numId w:val="24"/>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数据存储</w:t>
      </w:r>
    </w:p>
    <w:p w:rsidR="00695F72" w:rsidRDefault="00695F72" w:rsidP="00695F72">
      <w:pPr>
        <w:widowControl/>
        <w:numPr>
          <w:ilvl w:val="0"/>
          <w:numId w:val="25"/>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MySQL</w:t>
      </w:r>
      <w:r>
        <w:rPr>
          <w:rFonts w:ascii="Microsoft Yahei" w:hAnsi="Microsoft Yahei"/>
          <w:color w:val="565F69"/>
          <w:sz w:val="18"/>
          <w:szCs w:val="18"/>
        </w:rPr>
        <w:t>（主从配置），使用</w:t>
      </w:r>
      <w:r>
        <w:rPr>
          <w:rFonts w:ascii="Microsoft Yahei" w:hAnsi="Microsoft Yahei"/>
          <w:color w:val="565F69"/>
          <w:sz w:val="18"/>
          <w:szCs w:val="18"/>
        </w:rPr>
        <w:t>HAProxy</w:t>
      </w:r>
      <w:r>
        <w:rPr>
          <w:rFonts w:ascii="Microsoft Yahei" w:hAnsi="Microsoft Yahei"/>
          <w:color w:val="565F69"/>
          <w:sz w:val="18"/>
          <w:szCs w:val="18"/>
        </w:rPr>
        <w:t>做负载均衡</w:t>
      </w:r>
    </w:p>
    <w:p w:rsidR="00695F72" w:rsidRDefault="00695F72" w:rsidP="00695F72">
      <w:pPr>
        <w:widowControl/>
        <w:numPr>
          <w:ilvl w:val="0"/>
          <w:numId w:val="25"/>
        </w:numPr>
        <w:spacing w:line="360" w:lineRule="atLeast"/>
        <w:jc w:val="left"/>
        <w:rPr>
          <w:rFonts w:ascii="Microsoft Yahei" w:hAnsi="Microsoft Yahei" w:hint="eastAsia"/>
          <w:color w:val="565F69"/>
          <w:sz w:val="18"/>
          <w:szCs w:val="18"/>
        </w:rPr>
      </w:pPr>
      <w:r>
        <w:rPr>
          <w:rFonts w:ascii="Microsoft Yahei" w:hAnsi="Microsoft Yahei"/>
          <w:color w:val="565F69"/>
          <w:sz w:val="18"/>
          <w:szCs w:val="18"/>
        </w:rPr>
        <w:t xml:space="preserve">Redis </w:t>
      </w:r>
      <w:r>
        <w:rPr>
          <w:rFonts w:ascii="Microsoft Yahei" w:hAnsi="Microsoft Yahei"/>
          <w:color w:val="565F69"/>
          <w:sz w:val="18"/>
          <w:szCs w:val="18"/>
        </w:rPr>
        <w:t>（主从配置）</w:t>
      </w:r>
    </w:p>
    <w:p w:rsidR="00695F72" w:rsidRDefault="00695F72" w:rsidP="00695F72">
      <w:pPr>
        <w:pStyle w:val="2"/>
        <w:spacing w:before="0" w:beforeAutospacing="0" w:after="63" w:afterAutospacing="0" w:line="360" w:lineRule="atLeast"/>
        <w:rPr>
          <w:rFonts w:ascii="Helvetica" w:hAnsi="Helvetica" w:cs="Helvetica"/>
          <w:b w:val="0"/>
          <w:bCs w:val="0"/>
          <w:color w:val="333333"/>
          <w:sz w:val="23"/>
          <w:szCs w:val="23"/>
        </w:rPr>
      </w:pPr>
      <w:r>
        <w:rPr>
          <w:rStyle w:val="a8"/>
          <w:rFonts w:ascii="Helvetica" w:hAnsi="Helvetica" w:cs="Helvetica"/>
          <w:color w:val="333333"/>
          <w:sz w:val="23"/>
          <w:szCs w:val="23"/>
        </w:rPr>
        <w:t>背景</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大约</w:t>
      </w:r>
      <w:r>
        <w:rPr>
          <w:rFonts w:ascii="Microsoft Yahei" w:hAnsi="Microsoft Yahei"/>
          <w:color w:val="565F69"/>
          <w:sz w:val="18"/>
          <w:szCs w:val="18"/>
        </w:rPr>
        <w:t>1</w:t>
      </w:r>
      <w:r>
        <w:rPr>
          <w:rFonts w:ascii="Microsoft Yahei" w:hAnsi="Microsoft Yahei"/>
          <w:color w:val="565F69"/>
          <w:sz w:val="18"/>
          <w:szCs w:val="18"/>
        </w:rPr>
        <w:t>年前，一个朋友找到我并提出了一个苛刻的要求：它们是一个飞速发展的电子商务初创公司，而当时已经准备向国际发展。介于那个时候他们仍然是一个创业公司，初始解决方案必须符合所谓的成本效益，因此也就无法在服务器上投入更多的资金。遗留系统使用了标准的</w:t>
      </w:r>
      <w:r>
        <w:rPr>
          <w:rFonts w:ascii="Microsoft Yahei" w:hAnsi="Microsoft Yahei"/>
          <w:color w:val="565F69"/>
          <w:sz w:val="18"/>
          <w:szCs w:val="18"/>
        </w:rPr>
        <w:t>LAMP</w:t>
      </w:r>
      <w:r>
        <w:rPr>
          <w:rFonts w:ascii="Microsoft Yahei" w:hAnsi="Microsoft Yahei"/>
          <w:color w:val="565F69"/>
          <w:sz w:val="18"/>
          <w:szCs w:val="18"/>
        </w:rPr>
        <w:t>堆栈，因此他们拥有一个强力的</w:t>
      </w:r>
      <w:r>
        <w:rPr>
          <w:rFonts w:ascii="Microsoft Yahei" w:hAnsi="Microsoft Yahei"/>
          <w:color w:val="565F69"/>
          <w:sz w:val="18"/>
          <w:szCs w:val="18"/>
        </w:rPr>
        <w:t>PHP</w:t>
      </w:r>
      <w:r>
        <w:rPr>
          <w:rFonts w:ascii="Microsoft Yahei" w:hAnsi="Microsoft Yahei"/>
          <w:color w:val="565F69"/>
          <w:sz w:val="18"/>
          <w:szCs w:val="18"/>
        </w:rPr>
        <w:t>开发团队。如果必须引入新技术的话，那么这些技术必须足够简单，不会存在太多架构上的复杂性；那么，他们当下的技术团队就可以对应用进行长期的维护。</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为了满足他们扩展到下一个市场的需求，架构师必须使用可扩展理念进行设计。首先，我们审视了他们的基础设施：</w:t>
      </w:r>
    </w:p>
    <w:p w:rsidR="00695F72" w:rsidRDefault="00695F72" w:rsidP="00695F72">
      <w:pPr>
        <w:pStyle w:val="a7"/>
        <w:spacing w:before="0" w:beforeAutospacing="0" w:after="120" w:afterAutospacing="0" w:line="480" w:lineRule="auto"/>
        <w:jc w:val="center"/>
        <w:rPr>
          <w:rFonts w:ascii="Microsoft Yahei" w:hAnsi="Microsoft Yahei" w:hint="eastAsia"/>
          <w:color w:val="565F69"/>
          <w:sz w:val="18"/>
          <w:szCs w:val="18"/>
        </w:rPr>
      </w:pPr>
      <w:r>
        <w:rPr>
          <w:rFonts w:ascii="Microsoft Yahei" w:hAnsi="Microsoft Yahei" w:hint="eastAsia"/>
          <w:noProof/>
          <w:color w:val="2B91E8"/>
          <w:sz w:val="18"/>
          <w:szCs w:val="18"/>
        </w:rPr>
        <w:drawing>
          <wp:inline distT="0" distB="0" distL="0" distR="0">
            <wp:extent cx="5875710" cy="3459012"/>
            <wp:effectExtent l="19050" t="0" r="0" b="0"/>
            <wp:docPr id="51" name="图片 51" descr="http://cms.csdnimg.cn/article/201408/14/53ec4ac7a4b67.jp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ms.csdnimg.cn/article/201408/14/53ec4ac7a4b67.jpg">
                      <a:hlinkClick r:id="rId80" tgtFrame="&quot;_blank&quot;"/>
                    </pic:cNvPr>
                    <pic:cNvPicPr>
                      <a:picLocks noChangeAspect="1" noChangeArrowheads="1"/>
                    </pic:cNvPicPr>
                  </pic:nvPicPr>
                  <pic:blipFill>
                    <a:blip r:embed="rId81"/>
                    <a:srcRect/>
                    <a:stretch>
                      <a:fillRect/>
                    </a:stretch>
                  </pic:blipFill>
                  <pic:spPr bwMode="auto">
                    <a:xfrm>
                      <a:off x="0" y="0"/>
                      <a:ext cx="5877666" cy="3460164"/>
                    </a:xfrm>
                    <a:prstGeom prst="rect">
                      <a:avLst/>
                    </a:prstGeom>
                    <a:noFill/>
                    <a:ln w="9525">
                      <a:noFill/>
                      <a:miter lim="800000"/>
                      <a:headEnd/>
                      <a:tailEnd/>
                    </a:ln>
                  </pic:spPr>
                </pic:pic>
              </a:graphicData>
            </a:graphic>
          </wp:inline>
        </w:drawing>
      </w:r>
    </w:p>
    <w:p w:rsidR="00695F72" w:rsidRDefault="00695F72" w:rsidP="00695F72">
      <w:pPr>
        <w:pStyle w:val="a7"/>
        <w:spacing w:before="0" w:beforeAutospacing="0" w:after="120" w:afterAutospacing="0" w:line="480" w:lineRule="auto"/>
        <w:jc w:val="center"/>
        <w:rPr>
          <w:rFonts w:ascii="Microsoft Yahei" w:hAnsi="Microsoft Yahei" w:hint="eastAsia"/>
          <w:color w:val="565F69"/>
          <w:sz w:val="18"/>
          <w:szCs w:val="18"/>
        </w:rPr>
      </w:pPr>
      <w:r>
        <w:rPr>
          <w:rFonts w:ascii="Microsoft Yahei" w:hAnsi="Microsoft Yahei" w:hint="eastAsia"/>
          <w:noProof/>
          <w:color w:val="2B91E8"/>
          <w:sz w:val="18"/>
          <w:szCs w:val="18"/>
        </w:rPr>
        <w:lastRenderedPageBreak/>
        <w:drawing>
          <wp:inline distT="0" distB="0" distL="0" distR="0">
            <wp:extent cx="4638482" cy="3279289"/>
            <wp:effectExtent l="19050" t="0" r="0" b="0"/>
            <wp:docPr id="52" name="图片 52" descr="http://cms.csdnimg.cn/article/201408/14/53ec4afa6fbed.jp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ms.csdnimg.cn/article/201408/14/53ec4afa6fbed.jpg">
                      <a:hlinkClick r:id="rId82" tgtFrame="&quot;_blank&quot;"/>
                    </pic:cNvPr>
                    <pic:cNvPicPr>
                      <a:picLocks noChangeAspect="1" noChangeArrowheads="1"/>
                    </pic:cNvPicPr>
                  </pic:nvPicPr>
                  <pic:blipFill>
                    <a:blip r:embed="rId83"/>
                    <a:srcRect/>
                    <a:stretch>
                      <a:fillRect/>
                    </a:stretch>
                  </pic:blipFill>
                  <pic:spPr bwMode="auto">
                    <a:xfrm>
                      <a:off x="0" y="0"/>
                      <a:ext cx="4647729" cy="3285827"/>
                    </a:xfrm>
                    <a:prstGeom prst="rect">
                      <a:avLst/>
                    </a:prstGeom>
                    <a:noFill/>
                    <a:ln w="9525">
                      <a:noFill/>
                      <a:miter lim="800000"/>
                      <a:headEnd/>
                      <a:tailEnd/>
                    </a:ln>
                  </pic:spPr>
                </pic:pic>
              </a:graphicData>
            </a:graphic>
          </wp:inline>
        </w:drawing>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老系统使用了单模块化设计思路，底层是一些基于</w:t>
      </w:r>
      <w:r>
        <w:rPr>
          <w:rFonts w:ascii="Microsoft Yahei" w:hAnsi="Microsoft Yahei"/>
          <w:color w:val="565F69"/>
          <w:sz w:val="18"/>
          <w:szCs w:val="18"/>
        </w:rPr>
        <w:t>PHP</w:t>
      </w:r>
      <w:r>
        <w:rPr>
          <w:rFonts w:ascii="Microsoft Yahei" w:hAnsi="Microsoft Yahei"/>
          <w:color w:val="565F69"/>
          <w:sz w:val="18"/>
          <w:szCs w:val="18"/>
        </w:rPr>
        <w:t>的</w:t>
      </w:r>
      <w:r>
        <w:rPr>
          <w:rFonts w:ascii="Microsoft Yahei" w:hAnsi="Microsoft Yahei"/>
          <w:color w:val="565F69"/>
          <w:sz w:val="18"/>
          <w:szCs w:val="18"/>
        </w:rPr>
        <w:t>Web</w:t>
      </w:r>
      <w:r>
        <w:rPr>
          <w:rFonts w:ascii="Microsoft Yahei" w:hAnsi="Microsoft Yahei"/>
          <w:color w:val="565F69"/>
          <w:sz w:val="18"/>
          <w:szCs w:val="18"/>
        </w:rPr>
        <w:t>应用程序。这个初创公司有许多所谓的前端网站，它们大多都使用了独立的数据库，并共享了一些支撑业务逻辑的通用代码。毫不客气的说，长期维护这种应用程序绝对是一个噩梦：因为随着业务的发展，有些代码必须被重写，这样的话，修改某个网站将不可避免导致业务逻辑上的不一致，这样一来，他们不得不在所有</w:t>
      </w:r>
      <w:r>
        <w:rPr>
          <w:rFonts w:ascii="Microsoft Yahei" w:hAnsi="Microsoft Yahei"/>
          <w:color w:val="565F69"/>
          <w:sz w:val="18"/>
          <w:szCs w:val="18"/>
        </w:rPr>
        <w:t>Web</w:t>
      </w:r>
      <w:r>
        <w:rPr>
          <w:rFonts w:ascii="Microsoft Yahei" w:hAnsi="Microsoft Yahei"/>
          <w:color w:val="565F69"/>
          <w:sz w:val="18"/>
          <w:szCs w:val="18"/>
        </w:rPr>
        <w:t>应用程序上做相同的修改。</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通常情况下，这该归结于项目管理问题，管理员必须对横跨多个代码库的那些代码负责。基于这个观点，整改第一步就是提取核心的业务关键功能，并将之拆分为独立的服务（这也是本文的一个重点部分），也就是所谓的面向服务架构，在整个系统内遵循</w:t>
      </w:r>
      <w:r>
        <w:rPr>
          <w:rFonts w:ascii="Microsoft Yahei" w:hAnsi="Microsoft Yahei"/>
          <w:color w:val="565F69"/>
          <w:sz w:val="18"/>
          <w:szCs w:val="18"/>
        </w:rPr>
        <w:t>“separation of concern”</w:t>
      </w:r>
      <w:r>
        <w:rPr>
          <w:rFonts w:ascii="Microsoft Yahei" w:hAnsi="Microsoft Yahei"/>
          <w:color w:val="565F69"/>
          <w:sz w:val="18"/>
          <w:szCs w:val="18"/>
        </w:rPr>
        <w:t>原则。每个服务只负责一个业务逻辑，同时也要明确更高等级的业务功能。举个形象的例子也就是，这个系统可能是个搜索引擎、一个销售系统等。</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前端网站通过</w:t>
      </w:r>
      <w:r>
        <w:rPr>
          <w:rFonts w:ascii="Microsoft Yahei" w:hAnsi="Microsoft Yahei"/>
          <w:color w:val="565F69"/>
          <w:sz w:val="18"/>
          <w:szCs w:val="18"/>
        </w:rPr>
        <w:t>REST API</w:t>
      </w:r>
      <w:r>
        <w:rPr>
          <w:rFonts w:ascii="Microsoft Yahei" w:hAnsi="Microsoft Yahei"/>
          <w:color w:val="565F69"/>
          <w:sz w:val="18"/>
          <w:szCs w:val="18"/>
        </w:rPr>
        <w:t>与服务交互，响应则基于</w:t>
      </w:r>
      <w:r>
        <w:rPr>
          <w:rFonts w:ascii="Microsoft Yahei" w:hAnsi="Microsoft Yahei"/>
          <w:color w:val="565F69"/>
          <w:sz w:val="18"/>
          <w:szCs w:val="18"/>
        </w:rPr>
        <w:t>JSON</w:t>
      </w:r>
      <w:r>
        <w:rPr>
          <w:rFonts w:ascii="Microsoft Yahei" w:hAnsi="Microsoft Yahei"/>
          <w:color w:val="565F69"/>
          <w:sz w:val="18"/>
          <w:szCs w:val="18"/>
        </w:rPr>
        <w:t>格式。为了简单起见，我们选择了</w:t>
      </w:r>
      <w:r>
        <w:rPr>
          <w:rFonts w:ascii="Microsoft Yahei" w:hAnsi="Microsoft Yahei"/>
          <w:color w:val="565F69"/>
          <w:sz w:val="18"/>
          <w:szCs w:val="18"/>
        </w:rPr>
        <w:t>SOAP</w:t>
      </w:r>
      <w:r>
        <w:rPr>
          <w:rFonts w:ascii="Microsoft Yahei" w:hAnsi="Microsoft Yahei"/>
          <w:color w:val="565F69"/>
          <w:sz w:val="18"/>
          <w:szCs w:val="18"/>
        </w:rPr>
        <w:t>，一个开发者比较无爱的协议，因为谁都不愿意解析一堆的</w:t>
      </w:r>
      <w:r>
        <w:rPr>
          <w:rFonts w:ascii="Microsoft Yahei" w:hAnsi="Microsoft Yahei"/>
          <w:color w:val="565F69"/>
          <w:sz w:val="18"/>
          <w:szCs w:val="18"/>
        </w:rPr>
        <w:t>XML</w:t>
      </w:r>
      <w:r>
        <w:rPr>
          <w:rFonts w:ascii="Microsoft Yahei" w:hAnsi="Microsoft Yahei"/>
          <w:color w:val="565F69"/>
          <w:sz w:val="18"/>
          <w:szCs w:val="18"/>
        </w:rPr>
        <w:t>。</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lastRenderedPageBreak/>
        <w:t>提取一些不会经常处理的服务，比如身份验证和会话管理。这是非常必要的一个环节，因为它们的处理等级比较高。前端网站负责这个部分，只有它们可以识别用户。这样一来我们可以保持服务的足够简单，在处理扩展和代码相关问题时都具有巨大的优势，可谓各司其职，完美无缺。</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Style w:val="a8"/>
          <w:rFonts w:ascii="Microsoft Yahei" w:hAnsi="Microsoft Yahei"/>
          <w:b w:val="0"/>
          <w:bCs w:val="0"/>
          <w:color w:val="565F69"/>
          <w:sz w:val="18"/>
          <w:szCs w:val="18"/>
        </w:rPr>
        <w:t>带来的好处：</w:t>
      </w:r>
    </w:p>
    <w:p w:rsidR="00695F72" w:rsidRDefault="00695F72" w:rsidP="00695F72">
      <w:pPr>
        <w:widowControl/>
        <w:numPr>
          <w:ilvl w:val="0"/>
          <w:numId w:val="26"/>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独立子系统（服务）可以便捷的在不同团队中开发，开发者互不干涉，效率理所当然提升。</w:t>
      </w:r>
    </w:p>
    <w:p w:rsidR="00695F72" w:rsidRDefault="00695F72" w:rsidP="00695F72">
      <w:pPr>
        <w:widowControl/>
        <w:numPr>
          <w:ilvl w:val="0"/>
          <w:numId w:val="26"/>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身份验证和会话不会通过它们来管理，因此它们造成的扩展问题不翼而飞。</w:t>
      </w:r>
    </w:p>
    <w:p w:rsidR="00695F72" w:rsidRDefault="00695F72" w:rsidP="00695F72">
      <w:pPr>
        <w:widowControl/>
        <w:numPr>
          <w:ilvl w:val="0"/>
          <w:numId w:val="26"/>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业务逻辑被区分，不同的前端网站不会再存在功能冗余。</w:t>
      </w:r>
    </w:p>
    <w:p w:rsidR="00695F72" w:rsidRDefault="00695F72" w:rsidP="00695F72">
      <w:pPr>
        <w:widowControl/>
        <w:numPr>
          <w:ilvl w:val="0"/>
          <w:numId w:val="26"/>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显著地提高了服务的可用性。</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Style w:val="a8"/>
          <w:rFonts w:ascii="Microsoft Yahei" w:hAnsi="Microsoft Yahei"/>
          <w:b w:val="0"/>
          <w:bCs w:val="0"/>
          <w:color w:val="565F69"/>
          <w:sz w:val="18"/>
          <w:szCs w:val="18"/>
        </w:rPr>
        <w:t>共生的缺点：</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为系统管理员带来更大的工作量。鉴于服务都使用了独立的基础设施，这将给管理员带来更多需要关注的地方。</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很难保持向后兼容。在一年的维护之后，</w:t>
      </w:r>
      <w:r>
        <w:rPr>
          <w:rFonts w:ascii="Microsoft Yahei" w:hAnsi="Microsoft Yahei"/>
          <w:color w:val="565F69"/>
          <w:sz w:val="18"/>
          <w:szCs w:val="18"/>
        </w:rPr>
        <w:t>API</w:t>
      </w:r>
      <w:r>
        <w:rPr>
          <w:rFonts w:ascii="Microsoft Yahei" w:hAnsi="Microsoft Yahei"/>
          <w:color w:val="565F69"/>
          <w:sz w:val="18"/>
          <w:szCs w:val="18"/>
        </w:rPr>
        <w:t>方法中发生了数不尽的变化。因此问题发生了，它们必将破坏向后兼容，因为每个网站的代码都可能发生变化，还可能存在许多技术人员同时修改一个网站的情况</w:t>
      </w:r>
      <w:r>
        <w:rPr>
          <w:rFonts w:ascii="Microsoft Yahei" w:hAnsi="Microsoft Yahei"/>
          <w:color w:val="565F69"/>
          <w:sz w:val="18"/>
          <w:szCs w:val="18"/>
        </w:rPr>
        <w:t>……</w:t>
      </w:r>
      <w:r>
        <w:rPr>
          <w:rFonts w:ascii="Microsoft Yahei" w:hAnsi="Microsoft Yahei"/>
          <w:color w:val="565F69"/>
          <w:sz w:val="18"/>
          <w:szCs w:val="18"/>
        </w:rPr>
        <w:t>然而，一年后，所有方法匹配的仍然是项目开始时建立的文档。</w:t>
      </w:r>
    </w:p>
    <w:p w:rsidR="00695F72" w:rsidRDefault="00695F72" w:rsidP="00695F72">
      <w:pPr>
        <w:pStyle w:val="2"/>
        <w:spacing w:before="0" w:beforeAutospacing="0" w:after="63" w:afterAutospacing="0" w:line="360" w:lineRule="atLeast"/>
        <w:rPr>
          <w:rFonts w:ascii="Helvetica" w:hAnsi="Helvetica" w:cs="Helvetica"/>
          <w:b w:val="0"/>
          <w:bCs w:val="0"/>
          <w:color w:val="333333"/>
          <w:sz w:val="23"/>
          <w:szCs w:val="23"/>
        </w:rPr>
      </w:pPr>
      <w:r>
        <w:rPr>
          <w:rStyle w:val="a8"/>
          <w:rFonts w:ascii="Helvetica" w:hAnsi="Helvetica" w:cs="Helvetica"/>
          <w:color w:val="333333"/>
          <w:sz w:val="23"/>
          <w:szCs w:val="23"/>
        </w:rPr>
        <w:t>应用程序层</w:t>
      </w:r>
    </w:p>
    <w:p w:rsidR="00695F72" w:rsidRDefault="00695F72" w:rsidP="00695F72">
      <w:pPr>
        <w:pStyle w:val="a7"/>
        <w:spacing w:before="0" w:beforeAutospacing="0" w:after="120" w:afterAutospacing="0" w:line="480" w:lineRule="auto"/>
        <w:jc w:val="center"/>
        <w:rPr>
          <w:rFonts w:ascii="Microsoft Yahei" w:hAnsi="Microsoft Yahei" w:hint="eastAsia"/>
          <w:color w:val="565F69"/>
          <w:sz w:val="18"/>
          <w:szCs w:val="18"/>
        </w:rPr>
      </w:pPr>
      <w:r>
        <w:rPr>
          <w:rFonts w:ascii="Microsoft Yahei" w:hAnsi="Microsoft Yahei" w:hint="eastAsia"/>
          <w:noProof/>
          <w:color w:val="2B91E8"/>
          <w:sz w:val="18"/>
          <w:szCs w:val="18"/>
        </w:rPr>
        <w:drawing>
          <wp:inline distT="0" distB="0" distL="0" distR="0">
            <wp:extent cx="5801305" cy="3222948"/>
            <wp:effectExtent l="19050" t="0" r="8945" b="0"/>
            <wp:docPr id="53" name="图片 53" descr="http://cms.csdnimg.cn/article/201408/14/53ec4b6110d50.jp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ms.csdnimg.cn/article/201408/14/53ec4b6110d50.jpg">
                      <a:hlinkClick r:id="rId84" tgtFrame="&quot;_blank&quot;"/>
                    </pic:cNvPr>
                    <pic:cNvPicPr>
                      <a:picLocks noChangeAspect="1" noChangeArrowheads="1"/>
                    </pic:cNvPicPr>
                  </pic:nvPicPr>
                  <pic:blipFill>
                    <a:blip r:embed="rId85"/>
                    <a:srcRect/>
                    <a:stretch>
                      <a:fillRect/>
                    </a:stretch>
                  </pic:blipFill>
                  <pic:spPr bwMode="auto">
                    <a:xfrm>
                      <a:off x="0" y="0"/>
                      <a:ext cx="5809320" cy="3227401"/>
                    </a:xfrm>
                    <a:prstGeom prst="rect">
                      <a:avLst/>
                    </a:prstGeom>
                    <a:noFill/>
                    <a:ln w="9525">
                      <a:noFill/>
                      <a:miter lim="800000"/>
                      <a:headEnd/>
                      <a:tailEnd/>
                    </a:ln>
                  </pic:spPr>
                </pic:pic>
              </a:graphicData>
            </a:graphic>
          </wp:inline>
        </w:drawing>
      </w:r>
    </w:p>
    <w:p w:rsidR="00695F72" w:rsidRDefault="00695F72" w:rsidP="00695F72">
      <w:pPr>
        <w:pStyle w:val="a7"/>
        <w:spacing w:before="0" w:beforeAutospacing="0" w:after="120" w:afterAutospacing="0" w:line="480" w:lineRule="auto"/>
        <w:jc w:val="center"/>
        <w:rPr>
          <w:rFonts w:ascii="Microsoft Yahei" w:hAnsi="Microsoft Yahei" w:hint="eastAsia"/>
          <w:color w:val="565F69"/>
          <w:sz w:val="18"/>
          <w:szCs w:val="18"/>
        </w:rPr>
      </w:pP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着眼请求工作流，第一层是应用程序。</w:t>
      </w:r>
      <w:r>
        <w:rPr>
          <w:rFonts w:ascii="Microsoft Yahei" w:hAnsi="Microsoft Yahei"/>
          <w:color w:val="565F69"/>
          <w:sz w:val="18"/>
          <w:szCs w:val="18"/>
        </w:rPr>
        <w:t>HAProxy</w:t>
      </w:r>
      <w:r>
        <w:rPr>
          <w:rFonts w:ascii="Microsoft Yahei" w:hAnsi="Microsoft Yahei"/>
          <w:color w:val="565F69"/>
          <w:sz w:val="18"/>
          <w:szCs w:val="18"/>
        </w:rPr>
        <w:t>负载均衡器、</w:t>
      </w:r>
      <w:r>
        <w:rPr>
          <w:rFonts w:ascii="Microsoft Yahei" w:hAnsi="Microsoft Yahei"/>
          <w:color w:val="565F69"/>
          <w:sz w:val="18"/>
          <w:szCs w:val="18"/>
        </w:rPr>
        <w:t>Varnish</w:t>
      </w:r>
      <w:r>
        <w:rPr>
          <w:rFonts w:ascii="Microsoft Yahei" w:hAnsi="Microsoft Yahei"/>
          <w:color w:val="565F69"/>
          <w:sz w:val="18"/>
          <w:szCs w:val="18"/>
        </w:rPr>
        <w:t>和</w:t>
      </w:r>
      <w:r>
        <w:rPr>
          <w:rFonts w:ascii="Microsoft Yahei" w:hAnsi="Microsoft Yahei"/>
          <w:color w:val="565F69"/>
          <w:sz w:val="18"/>
          <w:szCs w:val="18"/>
        </w:rPr>
        <w:t>Symfony2</w:t>
      </w:r>
      <w:r>
        <w:rPr>
          <w:rFonts w:ascii="Microsoft Yahei" w:hAnsi="Microsoft Yahei"/>
          <w:color w:val="565F69"/>
          <w:sz w:val="18"/>
          <w:szCs w:val="18"/>
        </w:rPr>
        <w:t>应用程序都在这一层。来自前端网站的请求首先会传递给</w:t>
      </w:r>
      <w:r>
        <w:rPr>
          <w:rFonts w:ascii="Microsoft Yahei" w:hAnsi="Microsoft Yahei"/>
          <w:color w:val="565F69"/>
          <w:sz w:val="18"/>
          <w:szCs w:val="18"/>
        </w:rPr>
        <w:t>HAProxy</w:t>
      </w:r>
      <w:r>
        <w:rPr>
          <w:rFonts w:ascii="Microsoft Yahei" w:hAnsi="Microsoft Yahei"/>
          <w:color w:val="565F69"/>
          <w:sz w:val="18"/>
          <w:szCs w:val="18"/>
        </w:rPr>
        <w:t>，随后负载均衡器将把他分给不同的节点。</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Style w:val="a8"/>
          <w:rFonts w:ascii="Microsoft Yahei" w:hAnsi="Microsoft Yahei"/>
          <w:b w:val="0"/>
          <w:bCs w:val="0"/>
          <w:color w:val="565F69"/>
          <w:sz w:val="18"/>
          <w:szCs w:val="18"/>
        </w:rPr>
        <w:t>应用程序节点配置</w:t>
      </w:r>
    </w:p>
    <w:p w:rsidR="00695F72" w:rsidRDefault="00695F72" w:rsidP="00695F72">
      <w:pPr>
        <w:widowControl/>
        <w:numPr>
          <w:ilvl w:val="0"/>
          <w:numId w:val="27"/>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Xeon E5-1620@3.60GHz</w:t>
      </w:r>
      <w:r>
        <w:rPr>
          <w:rFonts w:ascii="Microsoft Yahei" w:hAnsi="Microsoft Yahei"/>
          <w:color w:val="565F69"/>
          <w:sz w:val="18"/>
          <w:szCs w:val="18"/>
        </w:rPr>
        <w:t>，</w:t>
      </w:r>
      <w:r>
        <w:rPr>
          <w:rFonts w:ascii="Microsoft Yahei" w:hAnsi="Microsoft Yahei"/>
          <w:color w:val="565F69"/>
          <w:sz w:val="18"/>
          <w:szCs w:val="18"/>
        </w:rPr>
        <w:t>64GB RAM</w:t>
      </w:r>
      <w:r>
        <w:rPr>
          <w:rFonts w:ascii="Microsoft Yahei" w:hAnsi="Microsoft Yahei"/>
          <w:color w:val="565F69"/>
          <w:sz w:val="18"/>
          <w:szCs w:val="18"/>
        </w:rPr>
        <w:t>，</w:t>
      </w:r>
      <w:r>
        <w:rPr>
          <w:rFonts w:ascii="Microsoft Yahei" w:hAnsi="Microsoft Yahei"/>
          <w:color w:val="565F69"/>
          <w:sz w:val="18"/>
          <w:szCs w:val="18"/>
        </w:rPr>
        <w:t>SATA</w:t>
      </w:r>
    </w:p>
    <w:p w:rsidR="00695F72" w:rsidRDefault="00695F72" w:rsidP="00695F72">
      <w:pPr>
        <w:widowControl/>
        <w:numPr>
          <w:ilvl w:val="0"/>
          <w:numId w:val="27"/>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Varnish</w:t>
      </w:r>
    </w:p>
    <w:p w:rsidR="00695F72" w:rsidRDefault="00695F72" w:rsidP="00695F72">
      <w:pPr>
        <w:widowControl/>
        <w:numPr>
          <w:ilvl w:val="0"/>
          <w:numId w:val="27"/>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Apache2</w:t>
      </w:r>
    </w:p>
    <w:p w:rsidR="00695F72" w:rsidRDefault="00695F72" w:rsidP="00695F72">
      <w:pPr>
        <w:widowControl/>
        <w:numPr>
          <w:ilvl w:val="0"/>
          <w:numId w:val="27"/>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PHP 5.4.X</w:t>
      </w:r>
      <w:r>
        <w:rPr>
          <w:rFonts w:ascii="Microsoft Yahei" w:hAnsi="Microsoft Yahei"/>
          <w:color w:val="565F69"/>
          <w:sz w:val="18"/>
          <w:szCs w:val="18"/>
        </w:rPr>
        <w:t>（</w:t>
      </w:r>
      <w:r>
        <w:rPr>
          <w:rFonts w:ascii="Microsoft Yahei" w:hAnsi="Microsoft Yahei"/>
          <w:color w:val="565F69"/>
          <w:sz w:val="18"/>
          <w:szCs w:val="18"/>
        </w:rPr>
        <w:t>PHP-FPM</w:t>
      </w:r>
      <w:r>
        <w:rPr>
          <w:rFonts w:ascii="Microsoft Yahei" w:hAnsi="Microsoft Yahei"/>
          <w:color w:val="565F69"/>
          <w:sz w:val="18"/>
          <w:szCs w:val="18"/>
        </w:rPr>
        <w:t>），使用</w:t>
      </w:r>
      <w:r>
        <w:rPr>
          <w:rFonts w:ascii="Microsoft Yahei" w:hAnsi="Microsoft Yahei"/>
          <w:color w:val="565F69"/>
          <w:sz w:val="18"/>
          <w:szCs w:val="18"/>
        </w:rPr>
        <w:t>APC</w:t>
      </w:r>
      <w:r>
        <w:rPr>
          <w:rFonts w:ascii="Microsoft Yahei" w:hAnsi="Microsoft Yahei"/>
          <w:color w:val="565F69"/>
          <w:sz w:val="18"/>
          <w:szCs w:val="18"/>
        </w:rPr>
        <w:t>字节码缓存</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我们购买了</w:t>
      </w:r>
      <w:r>
        <w:rPr>
          <w:rFonts w:ascii="Microsoft Yahei" w:hAnsi="Microsoft Yahei"/>
          <w:color w:val="565F69"/>
          <w:sz w:val="18"/>
          <w:szCs w:val="18"/>
        </w:rPr>
        <w:t>3</w:t>
      </w:r>
      <w:r>
        <w:rPr>
          <w:rFonts w:ascii="Microsoft Yahei" w:hAnsi="Microsoft Yahei"/>
          <w:color w:val="565F69"/>
          <w:sz w:val="18"/>
          <w:szCs w:val="18"/>
        </w:rPr>
        <w:t>个这样的服务器，</w:t>
      </w:r>
      <w:r>
        <w:rPr>
          <w:rFonts w:ascii="Microsoft Yahei" w:hAnsi="Microsoft Yahei"/>
          <w:color w:val="565F69"/>
          <w:sz w:val="18"/>
          <w:szCs w:val="18"/>
        </w:rPr>
        <w:t>N+1</w:t>
      </w:r>
      <w:r>
        <w:rPr>
          <w:rFonts w:ascii="Microsoft Yahei" w:hAnsi="Microsoft Yahei"/>
          <w:color w:val="565F69"/>
          <w:sz w:val="18"/>
          <w:szCs w:val="18"/>
        </w:rPr>
        <w:t>冗余配置的</w:t>
      </w:r>
      <w:r>
        <w:rPr>
          <w:rFonts w:ascii="Microsoft Yahei" w:hAnsi="Microsoft Yahei"/>
          <w:color w:val="565F69"/>
          <w:sz w:val="18"/>
          <w:szCs w:val="18"/>
        </w:rPr>
        <w:t>active-active</w:t>
      </w:r>
      <w:r>
        <w:rPr>
          <w:rFonts w:ascii="Microsoft Yahei" w:hAnsi="Microsoft Yahei"/>
          <w:color w:val="565F69"/>
          <w:sz w:val="18"/>
          <w:szCs w:val="18"/>
        </w:rPr>
        <w:t>模式，备份服务器同样处理请求。因为性能不是首要因素，我们为每个节点配置独立的</w:t>
      </w:r>
      <w:r>
        <w:rPr>
          <w:rFonts w:ascii="Microsoft Yahei" w:hAnsi="Microsoft Yahei"/>
          <w:color w:val="565F69"/>
          <w:sz w:val="18"/>
          <w:szCs w:val="18"/>
        </w:rPr>
        <w:t>Varnish</w:t>
      </w:r>
      <w:r>
        <w:rPr>
          <w:rFonts w:ascii="Microsoft Yahei" w:hAnsi="Microsoft Yahei"/>
          <w:color w:val="565F69"/>
          <w:sz w:val="18"/>
          <w:szCs w:val="18"/>
        </w:rPr>
        <w:t>以降低缓存</w:t>
      </w:r>
      <w:r>
        <w:rPr>
          <w:rFonts w:ascii="Microsoft Yahei" w:hAnsi="Microsoft Yahei"/>
          <w:color w:val="565F69"/>
          <w:sz w:val="18"/>
          <w:szCs w:val="18"/>
        </w:rPr>
        <w:t>hit</w:t>
      </w:r>
      <w:r>
        <w:rPr>
          <w:rFonts w:ascii="Microsoft Yahei" w:hAnsi="Microsoft Yahei"/>
          <w:color w:val="565F69"/>
          <w:sz w:val="18"/>
          <w:szCs w:val="18"/>
        </w:rPr>
        <w:t>，同时也避免了单点故障（</w:t>
      </w:r>
      <w:r>
        <w:rPr>
          <w:rFonts w:ascii="Microsoft Yahei" w:hAnsi="Microsoft Yahei"/>
          <w:color w:val="565F69"/>
          <w:sz w:val="18"/>
          <w:szCs w:val="18"/>
        </w:rPr>
        <w:t>SPOF</w:t>
      </w:r>
      <w:r>
        <w:rPr>
          <w:rFonts w:ascii="Microsoft Yahei" w:hAnsi="Microsoft Yahei"/>
          <w:color w:val="565F69"/>
          <w:sz w:val="18"/>
          <w:szCs w:val="18"/>
        </w:rPr>
        <w:t>）。在这个项目中，我们更重视可用性。因为一个前端网站服务器中使用了</w:t>
      </w:r>
      <w:r>
        <w:rPr>
          <w:rFonts w:ascii="Microsoft Yahei" w:hAnsi="Microsoft Yahei"/>
          <w:color w:val="565F69"/>
          <w:sz w:val="18"/>
          <w:szCs w:val="18"/>
        </w:rPr>
        <w:t>Apache2</w:t>
      </w:r>
      <w:r>
        <w:rPr>
          <w:rFonts w:ascii="Microsoft Yahei" w:hAnsi="Microsoft Yahei"/>
          <w:color w:val="565F69"/>
          <w:sz w:val="18"/>
          <w:szCs w:val="18"/>
        </w:rPr>
        <w:t>，我们保留了这个堆栈。这样一来，管理员不会困扰于太多新加入的技术。</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Style w:val="a8"/>
          <w:rFonts w:ascii="Microsoft Yahei" w:hAnsi="Microsoft Yahei"/>
          <w:b w:val="0"/>
          <w:bCs w:val="0"/>
          <w:color w:val="565F69"/>
          <w:sz w:val="18"/>
          <w:szCs w:val="18"/>
        </w:rPr>
        <w:t>Symfony2</w:t>
      </w:r>
      <w:r>
        <w:rPr>
          <w:rStyle w:val="a8"/>
          <w:rFonts w:ascii="Microsoft Yahei" w:hAnsi="Microsoft Yahei"/>
          <w:b w:val="0"/>
          <w:bCs w:val="0"/>
          <w:color w:val="565F69"/>
          <w:sz w:val="18"/>
          <w:szCs w:val="18"/>
        </w:rPr>
        <w:t>应用程序</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应用程序本身基于</w:t>
      </w:r>
      <w:r>
        <w:rPr>
          <w:rFonts w:ascii="Microsoft Yahei" w:hAnsi="Microsoft Yahei"/>
          <w:color w:val="565F69"/>
          <w:sz w:val="18"/>
          <w:szCs w:val="18"/>
        </w:rPr>
        <w:t>Symfony2</w:t>
      </w:r>
      <w:r>
        <w:rPr>
          <w:rFonts w:ascii="Microsoft Yahei" w:hAnsi="Microsoft Yahei"/>
          <w:color w:val="565F69"/>
          <w:sz w:val="18"/>
          <w:szCs w:val="18"/>
        </w:rPr>
        <w:t>建立，这是一个</w:t>
      </w:r>
      <w:r>
        <w:rPr>
          <w:rFonts w:ascii="Microsoft Yahei" w:hAnsi="Microsoft Yahei"/>
          <w:color w:val="565F69"/>
          <w:sz w:val="18"/>
          <w:szCs w:val="18"/>
        </w:rPr>
        <w:t>PHP</w:t>
      </w:r>
      <w:r>
        <w:rPr>
          <w:rFonts w:ascii="Microsoft Yahei" w:hAnsi="Microsoft Yahei"/>
          <w:color w:val="565F69"/>
          <w:sz w:val="18"/>
          <w:szCs w:val="18"/>
        </w:rPr>
        <w:t>全堆栈框架，提供了大量加速开发的组件。作为基于复杂框架的典型</w:t>
      </w:r>
      <w:r>
        <w:rPr>
          <w:rFonts w:ascii="Microsoft Yahei" w:hAnsi="Microsoft Yahei"/>
          <w:color w:val="565F69"/>
          <w:sz w:val="18"/>
          <w:szCs w:val="18"/>
        </w:rPr>
        <w:t>REST</w:t>
      </w:r>
      <w:r>
        <w:rPr>
          <w:rFonts w:ascii="Microsoft Yahei" w:hAnsi="Microsoft Yahei"/>
          <w:color w:val="565F69"/>
          <w:sz w:val="18"/>
          <w:szCs w:val="18"/>
        </w:rPr>
        <w:t>服务可能受到很多人质疑，这里为你细说：</w:t>
      </w:r>
    </w:p>
    <w:p w:rsidR="00695F72" w:rsidRDefault="00695F72" w:rsidP="00695F72">
      <w:pPr>
        <w:widowControl/>
        <w:numPr>
          <w:ilvl w:val="0"/>
          <w:numId w:val="28"/>
        </w:numPr>
        <w:spacing w:line="360" w:lineRule="atLeast"/>
        <w:ind w:left="0"/>
        <w:jc w:val="left"/>
        <w:rPr>
          <w:rFonts w:ascii="Microsoft Yahei" w:hAnsi="Microsoft Yahei" w:hint="eastAsia"/>
          <w:color w:val="565F69"/>
          <w:sz w:val="18"/>
          <w:szCs w:val="18"/>
        </w:rPr>
      </w:pPr>
      <w:r>
        <w:rPr>
          <w:rStyle w:val="a8"/>
          <w:rFonts w:ascii="Microsoft Yahei" w:hAnsi="Microsoft Yahei"/>
          <w:b w:val="0"/>
          <w:bCs w:val="0"/>
          <w:color w:val="565F69"/>
          <w:sz w:val="18"/>
          <w:szCs w:val="18"/>
        </w:rPr>
        <w:t>对</w:t>
      </w:r>
      <w:r>
        <w:rPr>
          <w:rStyle w:val="a8"/>
          <w:rFonts w:ascii="Microsoft Yahei" w:hAnsi="Microsoft Yahei"/>
          <w:b w:val="0"/>
          <w:bCs w:val="0"/>
          <w:color w:val="565F69"/>
          <w:sz w:val="18"/>
          <w:szCs w:val="18"/>
        </w:rPr>
        <w:t xml:space="preserve"> PHP/Symfony </w:t>
      </w:r>
      <w:r>
        <w:rPr>
          <w:rStyle w:val="a8"/>
          <w:rFonts w:ascii="Microsoft Yahei" w:hAnsi="Microsoft Yahei"/>
          <w:b w:val="0"/>
          <w:bCs w:val="0"/>
          <w:color w:val="565F69"/>
          <w:sz w:val="18"/>
          <w:szCs w:val="18"/>
        </w:rPr>
        <w:t>开发者友好。</w:t>
      </w:r>
      <w:r>
        <w:rPr>
          <w:rFonts w:ascii="Microsoft Yahei" w:hAnsi="Microsoft Yahei"/>
          <w:color w:val="565F69"/>
          <w:sz w:val="18"/>
          <w:szCs w:val="18"/>
        </w:rPr>
        <w:t>客户端</w:t>
      </w:r>
      <w:r>
        <w:rPr>
          <w:rFonts w:ascii="Microsoft Yahei" w:hAnsi="Microsoft Yahei"/>
          <w:color w:val="565F69"/>
          <w:sz w:val="18"/>
          <w:szCs w:val="18"/>
        </w:rPr>
        <w:t>IT</w:t>
      </w:r>
      <w:r>
        <w:rPr>
          <w:rFonts w:ascii="Microsoft Yahei" w:hAnsi="Microsoft Yahei"/>
          <w:color w:val="565F69"/>
          <w:sz w:val="18"/>
          <w:szCs w:val="18"/>
        </w:rPr>
        <w:t>团队由</w:t>
      </w:r>
      <w:r>
        <w:rPr>
          <w:rFonts w:ascii="Microsoft Yahei" w:hAnsi="Microsoft Yahei"/>
          <w:color w:val="565F69"/>
          <w:sz w:val="18"/>
          <w:szCs w:val="18"/>
        </w:rPr>
        <w:t>PHP</w:t>
      </w:r>
      <w:r>
        <w:rPr>
          <w:rFonts w:ascii="Microsoft Yahei" w:hAnsi="Microsoft Yahei"/>
          <w:color w:val="565F69"/>
          <w:sz w:val="18"/>
          <w:szCs w:val="18"/>
        </w:rPr>
        <w:t>开发者组成，添加新技术将意味必须招聘新的开发者，因为业务系统必须做长时间的维护。</w:t>
      </w:r>
    </w:p>
    <w:p w:rsidR="00695F72" w:rsidRDefault="00695F72" w:rsidP="00695F72">
      <w:pPr>
        <w:widowControl/>
        <w:numPr>
          <w:ilvl w:val="0"/>
          <w:numId w:val="28"/>
        </w:numPr>
        <w:spacing w:line="360" w:lineRule="atLeast"/>
        <w:ind w:left="0"/>
        <w:jc w:val="left"/>
        <w:rPr>
          <w:rFonts w:ascii="Microsoft Yahei" w:hAnsi="Microsoft Yahei" w:hint="eastAsia"/>
          <w:color w:val="565F69"/>
          <w:sz w:val="18"/>
          <w:szCs w:val="18"/>
        </w:rPr>
      </w:pPr>
      <w:r>
        <w:rPr>
          <w:rStyle w:val="a8"/>
          <w:rFonts w:ascii="Microsoft Yahei" w:hAnsi="Microsoft Yahei"/>
          <w:b w:val="0"/>
          <w:bCs w:val="0"/>
          <w:color w:val="565F69"/>
          <w:sz w:val="18"/>
          <w:szCs w:val="18"/>
        </w:rPr>
        <w:t>清晰的项目结构。</w:t>
      </w:r>
      <w:r>
        <w:rPr>
          <w:rFonts w:ascii="Microsoft Yahei" w:hAnsi="Microsoft Yahei"/>
          <w:color w:val="565F69"/>
          <w:sz w:val="18"/>
          <w:szCs w:val="18"/>
        </w:rPr>
        <w:t>PHP/Symfony</w:t>
      </w:r>
      <w:r>
        <w:rPr>
          <w:rFonts w:ascii="Microsoft Yahei" w:hAnsi="Microsoft Yahei"/>
          <w:color w:val="565F69"/>
          <w:sz w:val="18"/>
          <w:szCs w:val="18"/>
        </w:rPr>
        <w:t>虽然从来都不是必需品，但却是许多项目的默认选择。引入新的开发者将非常方便，因为对他们来说代码非常友好。</w:t>
      </w:r>
    </w:p>
    <w:p w:rsidR="00695F72" w:rsidRDefault="00695F72" w:rsidP="00695F72">
      <w:pPr>
        <w:widowControl/>
        <w:numPr>
          <w:ilvl w:val="0"/>
          <w:numId w:val="28"/>
        </w:numPr>
        <w:spacing w:line="360" w:lineRule="atLeast"/>
        <w:ind w:left="0"/>
        <w:jc w:val="left"/>
        <w:rPr>
          <w:rFonts w:ascii="Microsoft Yahei" w:hAnsi="Microsoft Yahei" w:hint="eastAsia"/>
          <w:color w:val="565F69"/>
          <w:sz w:val="18"/>
          <w:szCs w:val="18"/>
        </w:rPr>
      </w:pPr>
      <w:r>
        <w:rPr>
          <w:rStyle w:val="a8"/>
          <w:rFonts w:ascii="Microsoft Yahei" w:hAnsi="Microsoft Yahei"/>
          <w:b w:val="0"/>
          <w:bCs w:val="0"/>
          <w:color w:val="565F69"/>
          <w:sz w:val="18"/>
          <w:szCs w:val="18"/>
        </w:rPr>
        <w:t>许多现成的组件。</w:t>
      </w:r>
      <w:r>
        <w:rPr>
          <w:rFonts w:ascii="Microsoft Yahei" w:hAnsi="Microsoft Yahei"/>
          <w:color w:val="565F69"/>
          <w:sz w:val="18"/>
          <w:szCs w:val="18"/>
        </w:rPr>
        <w:t>遵循</w:t>
      </w:r>
      <w:r>
        <w:rPr>
          <w:rFonts w:ascii="Microsoft Yahei" w:hAnsi="Microsoft Yahei"/>
          <w:color w:val="565F69"/>
          <w:sz w:val="18"/>
          <w:szCs w:val="18"/>
        </w:rPr>
        <w:t>DRY</w:t>
      </w:r>
      <w:r>
        <w:rPr>
          <w:rFonts w:ascii="Microsoft Yahei" w:hAnsi="Microsoft Yahei"/>
          <w:color w:val="565F69"/>
          <w:sz w:val="18"/>
          <w:szCs w:val="18"/>
        </w:rPr>
        <w:t>思想</w:t>
      </w:r>
      <w:r>
        <w:rPr>
          <w:rFonts w:ascii="Microsoft Yahei" w:hAnsi="Microsoft Yahei"/>
          <w:color w:val="565F69"/>
          <w:sz w:val="18"/>
          <w:szCs w:val="18"/>
        </w:rPr>
        <w:t>……</w:t>
      </w:r>
      <w:r>
        <w:rPr>
          <w:rFonts w:ascii="Microsoft Yahei" w:hAnsi="Microsoft Yahei"/>
          <w:color w:val="565F69"/>
          <w:sz w:val="18"/>
          <w:szCs w:val="18"/>
        </w:rPr>
        <w:t>没有人愿意花力气去做重复的工作，我们也不例外。我们使用了大量的</w:t>
      </w:r>
      <w:r>
        <w:rPr>
          <w:rFonts w:ascii="Microsoft Yahei" w:hAnsi="Microsoft Yahei"/>
          <w:color w:val="565F69"/>
          <w:sz w:val="18"/>
          <w:szCs w:val="18"/>
        </w:rPr>
        <w:t>Symfony2Console Component</w:t>
      </w:r>
      <w:r>
        <w:rPr>
          <w:rFonts w:ascii="Microsoft Yahei" w:hAnsi="Microsoft Yahei"/>
          <w:color w:val="565F69"/>
          <w:sz w:val="18"/>
          <w:szCs w:val="18"/>
        </w:rPr>
        <w:t>，这个框架非常有利于做</w:t>
      </w:r>
      <w:r>
        <w:rPr>
          <w:rFonts w:ascii="Microsoft Yahei" w:hAnsi="Microsoft Yahei"/>
          <w:color w:val="565F69"/>
          <w:sz w:val="18"/>
          <w:szCs w:val="18"/>
        </w:rPr>
        <w:t>CLI</w:t>
      </w:r>
      <w:r>
        <w:rPr>
          <w:rFonts w:ascii="Microsoft Yahei" w:hAnsi="Microsoft Yahei"/>
          <w:color w:val="565F69"/>
          <w:sz w:val="18"/>
          <w:szCs w:val="18"/>
        </w:rPr>
        <w:t>命令，以及应用程序性能分析（</w:t>
      </w:r>
      <w:r>
        <w:rPr>
          <w:rFonts w:ascii="Microsoft Yahei" w:hAnsi="Microsoft Yahei"/>
          <w:color w:val="565F69"/>
          <w:sz w:val="18"/>
          <w:szCs w:val="18"/>
        </w:rPr>
        <w:t>debug</w:t>
      </w:r>
      <w:r>
        <w:rPr>
          <w:rFonts w:ascii="Microsoft Yahei" w:hAnsi="Microsoft Yahei"/>
          <w:color w:val="565F69"/>
          <w:sz w:val="18"/>
          <w:szCs w:val="18"/>
        </w:rPr>
        <w:t>工具栏）、记录器等。</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在选用</w:t>
      </w:r>
      <w:r>
        <w:rPr>
          <w:rFonts w:ascii="Microsoft Yahei" w:hAnsi="Microsoft Yahei"/>
          <w:color w:val="565F69"/>
          <w:sz w:val="18"/>
          <w:szCs w:val="18"/>
        </w:rPr>
        <w:t>Symfony2</w:t>
      </w:r>
      <w:r>
        <w:rPr>
          <w:rFonts w:ascii="Microsoft Yahei" w:hAnsi="Microsoft Yahei"/>
          <w:color w:val="565F69"/>
          <w:sz w:val="18"/>
          <w:szCs w:val="18"/>
        </w:rPr>
        <w:t>之前，我们做了大量的性能测试以保证应用程序可以支撑计划流量。我们制定了概念验证，并使用</w:t>
      </w:r>
      <w:r>
        <w:rPr>
          <w:rFonts w:ascii="Microsoft Yahei" w:hAnsi="Microsoft Yahei"/>
          <w:color w:val="565F69"/>
          <w:sz w:val="18"/>
          <w:szCs w:val="18"/>
        </w:rPr>
        <w:t>JMeter</w:t>
      </w:r>
      <w:r>
        <w:rPr>
          <w:rFonts w:ascii="Microsoft Yahei" w:hAnsi="Microsoft Yahei"/>
          <w:color w:val="565F69"/>
          <w:sz w:val="18"/>
          <w:szCs w:val="18"/>
        </w:rPr>
        <w:t>执行，我们得到了让人满意的结果</w:t>
      </w:r>
      <w:r>
        <w:rPr>
          <w:rFonts w:ascii="Microsoft Yahei" w:hAnsi="Microsoft Yahei"/>
          <w:color w:val="565F69"/>
          <w:sz w:val="18"/>
          <w:szCs w:val="18"/>
        </w:rPr>
        <w:t>——</w:t>
      </w:r>
      <w:r>
        <w:rPr>
          <w:rFonts w:ascii="Microsoft Yahei" w:hAnsi="Microsoft Yahei"/>
          <w:color w:val="565F69"/>
          <w:sz w:val="18"/>
          <w:szCs w:val="18"/>
        </w:rPr>
        <w:t>每秒</w:t>
      </w:r>
      <w:r>
        <w:rPr>
          <w:rFonts w:ascii="Microsoft Yahei" w:hAnsi="Microsoft Yahei"/>
          <w:color w:val="565F69"/>
          <w:sz w:val="18"/>
          <w:szCs w:val="18"/>
        </w:rPr>
        <w:t>700</w:t>
      </w:r>
      <w:r>
        <w:rPr>
          <w:rFonts w:ascii="Microsoft Yahei" w:hAnsi="Microsoft Yahei"/>
          <w:color w:val="565F69"/>
          <w:sz w:val="18"/>
          <w:szCs w:val="18"/>
        </w:rPr>
        <w:t>请求时响应时间可以控制在</w:t>
      </w:r>
      <w:r>
        <w:rPr>
          <w:rFonts w:ascii="Microsoft Yahei" w:hAnsi="Microsoft Yahei"/>
          <w:color w:val="565F69"/>
          <w:sz w:val="18"/>
          <w:szCs w:val="18"/>
        </w:rPr>
        <w:t>50</w:t>
      </w:r>
      <w:r>
        <w:rPr>
          <w:rFonts w:ascii="Microsoft Yahei" w:hAnsi="Microsoft Yahei"/>
          <w:color w:val="565F69"/>
          <w:sz w:val="18"/>
          <w:szCs w:val="18"/>
        </w:rPr>
        <w:t>毫秒。这些测试给了我们足够的信心，让我们坚信，即使</w:t>
      </w:r>
      <w:r>
        <w:rPr>
          <w:rFonts w:ascii="Microsoft Yahei" w:hAnsi="Microsoft Yahei"/>
          <w:color w:val="565F69"/>
          <w:sz w:val="18"/>
          <w:szCs w:val="18"/>
        </w:rPr>
        <w:t>Symfony2</w:t>
      </w:r>
      <w:r>
        <w:rPr>
          <w:rFonts w:ascii="Microsoft Yahei" w:hAnsi="Microsoft Yahei"/>
          <w:color w:val="565F69"/>
          <w:sz w:val="18"/>
          <w:szCs w:val="18"/>
        </w:rPr>
        <w:t>这样复杂的框架也可以得到理想的性能。</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Style w:val="a8"/>
          <w:rFonts w:ascii="Microsoft Yahei" w:hAnsi="Microsoft Yahei"/>
          <w:b w:val="0"/>
          <w:bCs w:val="0"/>
          <w:color w:val="565F69"/>
          <w:sz w:val="18"/>
          <w:szCs w:val="18"/>
        </w:rPr>
        <w:lastRenderedPageBreak/>
        <w:t>应用程序分析与监控</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我们使用</w:t>
      </w:r>
      <w:r>
        <w:rPr>
          <w:rFonts w:ascii="Microsoft Yahei" w:hAnsi="Microsoft Yahei"/>
          <w:color w:val="565F69"/>
          <w:sz w:val="18"/>
          <w:szCs w:val="18"/>
        </w:rPr>
        <w:t>Symfony2</w:t>
      </w:r>
      <w:r>
        <w:rPr>
          <w:rFonts w:ascii="Microsoft Yahei" w:hAnsi="Microsoft Yahei"/>
          <w:color w:val="565F69"/>
          <w:sz w:val="18"/>
          <w:szCs w:val="18"/>
        </w:rPr>
        <w:t>工具来监视应用程序，在收集指定方法执行时间上表现的非常不错，特别是那些与第三方网络服务交互的操作。这样一来，我们可以发现架构中潜在的弱点，找出应用程序中最耗时的部分。</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冗长的日志同样是不可缺少的一部分，我们使用</w:t>
      </w:r>
      <w:r>
        <w:rPr>
          <w:rFonts w:ascii="Microsoft Yahei" w:hAnsi="Microsoft Yahei"/>
          <w:color w:val="565F69"/>
          <w:sz w:val="18"/>
          <w:szCs w:val="18"/>
        </w:rPr>
        <w:t>PHP Monolog</w:t>
      </w:r>
      <w:r>
        <w:rPr>
          <w:rFonts w:ascii="Microsoft Yahei" w:hAnsi="Microsoft Yahei"/>
          <w:color w:val="565F69"/>
          <w:sz w:val="18"/>
          <w:szCs w:val="18"/>
        </w:rPr>
        <w:t>库把这些日志处理成优雅的</w:t>
      </w:r>
      <w:r>
        <w:rPr>
          <w:rFonts w:ascii="Microsoft Yahei" w:hAnsi="Microsoft Yahei"/>
          <w:color w:val="565F69"/>
          <w:sz w:val="18"/>
          <w:szCs w:val="18"/>
        </w:rPr>
        <w:t>log-lines</w:t>
      </w:r>
      <w:r>
        <w:rPr>
          <w:rFonts w:ascii="Microsoft Yahei" w:hAnsi="Microsoft Yahei"/>
          <w:color w:val="565F69"/>
          <w:sz w:val="18"/>
          <w:szCs w:val="18"/>
        </w:rPr>
        <w:t>，便于开发者和管理员理解。这里需要注意的是尽可能多地添加细节，越详细越好，我们使用了不同的日志等级：</w:t>
      </w:r>
    </w:p>
    <w:p w:rsidR="00695F72" w:rsidRDefault="00695F72" w:rsidP="00695F72">
      <w:pPr>
        <w:widowControl/>
        <w:numPr>
          <w:ilvl w:val="0"/>
          <w:numId w:val="29"/>
        </w:numPr>
        <w:spacing w:line="360" w:lineRule="atLeast"/>
        <w:ind w:left="0"/>
        <w:jc w:val="left"/>
        <w:rPr>
          <w:rFonts w:ascii="Microsoft Yahei" w:hAnsi="Microsoft Yahei" w:hint="eastAsia"/>
          <w:color w:val="565F69"/>
          <w:sz w:val="18"/>
          <w:szCs w:val="18"/>
        </w:rPr>
      </w:pPr>
      <w:r>
        <w:rPr>
          <w:rStyle w:val="a8"/>
          <w:rFonts w:ascii="Microsoft Yahei" w:hAnsi="Microsoft Yahei"/>
          <w:b w:val="0"/>
          <w:bCs w:val="0"/>
          <w:color w:val="565F69"/>
          <w:sz w:val="18"/>
          <w:szCs w:val="18"/>
        </w:rPr>
        <w:t>Debug</w:t>
      </w:r>
      <w:r>
        <w:rPr>
          <w:rStyle w:val="a8"/>
          <w:rFonts w:ascii="Microsoft Yahei" w:hAnsi="Microsoft Yahei"/>
          <w:b w:val="0"/>
          <w:bCs w:val="0"/>
          <w:color w:val="565F69"/>
          <w:sz w:val="18"/>
          <w:szCs w:val="18"/>
        </w:rPr>
        <w:t>，</w:t>
      </w:r>
      <w:r>
        <w:rPr>
          <w:rFonts w:ascii="Microsoft Yahei" w:hAnsi="Microsoft Yahei"/>
          <w:color w:val="565F69"/>
          <w:sz w:val="18"/>
          <w:szCs w:val="18"/>
        </w:rPr>
        <w:t>可能会发生的事情。比如，请求信息在调用前会传送给一个外部</w:t>
      </w:r>
      <w:r>
        <w:rPr>
          <w:rFonts w:ascii="Microsoft Yahei" w:hAnsi="Microsoft Yahei"/>
          <w:color w:val="565F69"/>
          <w:sz w:val="18"/>
          <w:szCs w:val="18"/>
        </w:rPr>
        <w:t>Web</w:t>
      </w:r>
      <w:r>
        <w:rPr>
          <w:rFonts w:ascii="Microsoft Yahei" w:hAnsi="Microsoft Yahei"/>
          <w:color w:val="565F69"/>
          <w:sz w:val="18"/>
          <w:szCs w:val="18"/>
        </w:rPr>
        <w:t>服务；事情发生后从</w:t>
      </w:r>
      <w:r>
        <w:rPr>
          <w:rFonts w:ascii="Microsoft Yahei" w:hAnsi="Microsoft Yahei"/>
          <w:color w:val="565F69"/>
          <w:sz w:val="18"/>
          <w:szCs w:val="18"/>
        </w:rPr>
        <w:t>API</w:t>
      </w:r>
      <w:r>
        <w:rPr>
          <w:rFonts w:ascii="Microsoft Yahei" w:hAnsi="Microsoft Yahei"/>
          <w:color w:val="565F69"/>
          <w:sz w:val="18"/>
          <w:szCs w:val="18"/>
        </w:rPr>
        <w:t>调用响应。</w:t>
      </w:r>
    </w:p>
    <w:p w:rsidR="00695F72" w:rsidRDefault="00695F72" w:rsidP="00695F72">
      <w:pPr>
        <w:widowControl/>
        <w:numPr>
          <w:ilvl w:val="0"/>
          <w:numId w:val="29"/>
        </w:numPr>
        <w:spacing w:line="360" w:lineRule="atLeast"/>
        <w:ind w:left="0"/>
        <w:jc w:val="left"/>
        <w:rPr>
          <w:rFonts w:ascii="Microsoft Yahei" w:hAnsi="Microsoft Yahei" w:hint="eastAsia"/>
          <w:color w:val="565F69"/>
          <w:sz w:val="18"/>
          <w:szCs w:val="18"/>
        </w:rPr>
      </w:pPr>
      <w:r>
        <w:rPr>
          <w:rStyle w:val="a8"/>
          <w:rFonts w:ascii="Microsoft Yahei" w:hAnsi="Microsoft Yahei"/>
          <w:b w:val="0"/>
          <w:bCs w:val="0"/>
          <w:color w:val="565F69"/>
          <w:sz w:val="18"/>
          <w:szCs w:val="18"/>
        </w:rPr>
        <w:t>Error</w:t>
      </w:r>
      <w:r>
        <w:rPr>
          <w:rStyle w:val="a8"/>
          <w:rFonts w:ascii="Microsoft Yahei" w:hAnsi="Microsoft Yahei"/>
          <w:b w:val="0"/>
          <w:bCs w:val="0"/>
          <w:color w:val="565F69"/>
          <w:sz w:val="18"/>
          <w:szCs w:val="18"/>
        </w:rPr>
        <w:t>，</w:t>
      </w:r>
      <w:r>
        <w:rPr>
          <w:rFonts w:ascii="Microsoft Yahei" w:hAnsi="Microsoft Yahei"/>
          <w:color w:val="565F69"/>
          <w:sz w:val="18"/>
          <w:szCs w:val="18"/>
        </w:rPr>
        <w:t>当错误发生时请求流并未被终止，比如第三方</w:t>
      </w:r>
      <w:r>
        <w:rPr>
          <w:rFonts w:ascii="Microsoft Yahei" w:hAnsi="Microsoft Yahei"/>
          <w:color w:val="565F69"/>
          <w:sz w:val="18"/>
          <w:szCs w:val="18"/>
        </w:rPr>
        <w:t>API</w:t>
      </w:r>
      <w:r>
        <w:rPr>
          <w:rFonts w:ascii="Microsoft Yahei" w:hAnsi="Microsoft Yahei"/>
          <w:color w:val="565F69"/>
          <w:sz w:val="18"/>
          <w:szCs w:val="18"/>
        </w:rPr>
        <w:t>的错误响应。</w:t>
      </w:r>
    </w:p>
    <w:p w:rsidR="00695F72" w:rsidRDefault="00695F72" w:rsidP="00695F72">
      <w:pPr>
        <w:widowControl/>
        <w:numPr>
          <w:ilvl w:val="0"/>
          <w:numId w:val="29"/>
        </w:numPr>
        <w:spacing w:line="360" w:lineRule="atLeast"/>
        <w:ind w:left="0"/>
        <w:jc w:val="left"/>
        <w:rPr>
          <w:rFonts w:ascii="Microsoft Yahei" w:hAnsi="Microsoft Yahei" w:hint="eastAsia"/>
          <w:color w:val="565F69"/>
          <w:sz w:val="18"/>
          <w:szCs w:val="18"/>
        </w:rPr>
      </w:pPr>
      <w:r>
        <w:rPr>
          <w:rStyle w:val="a8"/>
          <w:rFonts w:ascii="Microsoft Yahei" w:hAnsi="Microsoft Yahei"/>
          <w:b w:val="0"/>
          <w:bCs w:val="0"/>
          <w:color w:val="565F69"/>
          <w:sz w:val="18"/>
          <w:szCs w:val="18"/>
        </w:rPr>
        <w:t>Critical</w:t>
      </w:r>
      <w:r>
        <w:rPr>
          <w:rStyle w:val="a8"/>
          <w:rFonts w:ascii="Microsoft Yahei" w:hAnsi="Microsoft Yahei"/>
          <w:b w:val="0"/>
          <w:bCs w:val="0"/>
          <w:color w:val="565F69"/>
          <w:sz w:val="18"/>
          <w:szCs w:val="18"/>
        </w:rPr>
        <w:t>，</w:t>
      </w:r>
      <w:r>
        <w:rPr>
          <w:rFonts w:ascii="Microsoft Yahei" w:hAnsi="Microsoft Yahei"/>
          <w:color w:val="565F69"/>
          <w:sz w:val="18"/>
          <w:szCs w:val="18"/>
        </w:rPr>
        <w:t>应用程序崩溃的瞬间。</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因此，你可以清晰地了解</w:t>
      </w:r>
      <w:r>
        <w:rPr>
          <w:rFonts w:ascii="Microsoft Yahei" w:hAnsi="Microsoft Yahei"/>
          <w:color w:val="565F69"/>
          <w:sz w:val="18"/>
          <w:szCs w:val="18"/>
        </w:rPr>
        <w:t>Error</w:t>
      </w:r>
      <w:r>
        <w:rPr>
          <w:rFonts w:ascii="Microsoft Yahei" w:hAnsi="Microsoft Yahei"/>
          <w:color w:val="565F69"/>
          <w:sz w:val="18"/>
          <w:szCs w:val="18"/>
        </w:rPr>
        <w:t>和</w:t>
      </w:r>
      <w:r>
        <w:rPr>
          <w:rFonts w:ascii="Microsoft Yahei" w:hAnsi="Microsoft Yahei"/>
          <w:color w:val="565F69"/>
          <w:sz w:val="18"/>
          <w:szCs w:val="18"/>
        </w:rPr>
        <w:t>Critical</w:t>
      </w:r>
      <w:r>
        <w:rPr>
          <w:rFonts w:ascii="Microsoft Yahei" w:hAnsi="Microsoft Yahei"/>
          <w:color w:val="565F69"/>
          <w:sz w:val="18"/>
          <w:szCs w:val="18"/>
        </w:rPr>
        <w:t>信息。而在开发</w:t>
      </w:r>
      <w:r>
        <w:rPr>
          <w:rFonts w:ascii="Microsoft Yahei" w:hAnsi="Microsoft Yahei"/>
          <w:color w:val="565F69"/>
          <w:sz w:val="18"/>
          <w:szCs w:val="18"/>
        </w:rPr>
        <w:t>/</w:t>
      </w:r>
      <w:r>
        <w:rPr>
          <w:rFonts w:ascii="Microsoft Yahei" w:hAnsi="Microsoft Yahei"/>
          <w:color w:val="565F69"/>
          <w:sz w:val="18"/>
          <w:szCs w:val="18"/>
        </w:rPr>
        <w:t>测试环境中，</w:t>
      </w:r>
      <w:r>
        <w:rPr>
          <w:rFonts w:ascii="Microsoft Yahei" w:hAnsi="Microsoft Yahei"/>
          <w:color w:val="565F69"/>
          <w:sz w:val="18"/>
          <w:szCs w:val="18"/>
        </w:rPr>
        <w:t>Debug</w:t>
      </w:r>
      <w:r>
        <w:rPr>
          <w:rFonts w:ascii="Microsoft Yahei" w:hAnsi="Microsoft Yahei"/>
          <w:color w:val="565F69"/>
          <w:sz w:val="18"/>
          <w:szCs w:val="18"/>
        </w:rPr>
        <w:t>信息同样被记录。同时，日志被存储在不同的文件中，也就是</w:t>
      </w:r>
      <w:r>
        <w:rPr>
          <w:rFonts w:ascii="Microsoft Yahei" w:hAnsi="Microsoft Yahei"/>
          <w:color w:val="565F69"/>
          <w:sz w:val="18"/>
          <w:szCs w:val="18"/>
        </w:rPr>
        <w:t>Monolog</w:t>
      </w:r>
      <w:r>
        <w:rPr>
          <w:rFonts w:ascii="Microsoft Yahei" w:hAnsi="Microsoft Yahei"/>
          <w:color w:val="565F69"/>
          <w:sz w:val="18"/>
          <w:szCs w:val="18"/>
        </w:rPr>
        <w:t>库下的</w:t>
      </w:r>
      <w:r>
        <w:rPr>
          <w:rFonts w:ascii="Microsoft Yahei" w:hAnsi="Microsoft Yahei"/>
          <w:color w:val="565F69"/>
          <w:sz w:val="18"/>
          <w:szCs w:val="18"/>
        </w:rPr>
        <w:t>“channels”</w:t>
      </w:r>
      <w:r>
        <w:rPr>
          <w:rFonts w:ascii="Microsoft Yahei" w:hAnsi="Microsoft Yahei"/>
          <w:color w:val="565F69"/>
          <w:sz w:val="18"/>
          <w:szCs w:val="18"/>
        </w:rPr>
        <w:t>。系统中有一个主日志文件，记录了所有应用程序级错误，以及各个</w:t>
      </w:r>
      <w:r>
        <w:rPr>
          <w:rFonts w:ascii="Microsoft Yahei" w:hAnsi="Microsoft Yahei"/>
          <w:color w:val="565F69"/>
          <w:sz w:val="18"/>
          <w:szCs w:val="18"/>
        </w:rPr>
        <w:t>channel</w:t>
      </w:r>
      <w:r>
        <w:rPr>
          <w:rFonts w:ascii="Microsoft Yahei" w:hAnsi="Microsoft Yahei"/>
          <w:color w:val="565F69"/>
          <w:sz w:val="18"/>
          <w:szCs w:val="18"/>
        </w:rPr>
        <w:t>的短日志，从单独的文件中记录了来自各个</w:t>
      </w:r>
      <w:r>
        <w:rPr>
          <w:rFonts w:ascii="Microsoft Yahei" w:hAnsi="Microsoft Yahei"/>
          <w:color w:val="565F69"/>
          <w:sz w:val="18"/>
          <w:szCs w:val="18"/>
        </w:rPr>
        <w:t>channel</w:t>
      </w:r>
      <w:r>
        <w:rPr>
          <w:rFonts w:ascii="Microsoft Yahei" w:hAnsi="Microsoft Yahei"/>
          <w:color w:val="565F69"/>
          <w:sz w:val="18"/>
          <w:szCs w:val="18"/>
        </w:rPr>
        <w:t>的详细日志。</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Style w:val="a8"/>
          <w:rFonts w:ascii="Microsoft Yahei" w:hAnsi="Microsoft Yahei"/>
          <w:b w:val="0"/>
          <w:bCs w:val="0"/>
          <w:color w:val="565F69"/>
          <w:sz w:val="18"/>
          <w:szCs w:val="18"/>
        </w:rPr>
        <w:t>扩展性</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扩展平台的应用程序层并不困难，</w:t>
      </w:r>
      <w:r>
        <w:rPr>
          <w:rFonts w:ascii="Microsoft Yahei" w:hAnsi="Microsoft Yahei"/>
          <w:color w:val="565F69"/>
          <w:sz w:val="18"/>
          <w:szCs w:val="18"/>
        </w:rPr>
        <w:t>HAProxy</w:t>
      </w:r>
      <w:r>
        <w:rPr>
          <w:rFonts w:ascii="Microsoft Yahei" w:hAnsi="Microsoft Yahei"/>
          <w:color w:val="565F69"/>
          <w:sz w:val="18"/>
          <w:szCs w:val="18"/>
        </w:rPr>
        <w:t>性能并不会在短时间耗尽，唯一需要考虑的就是如何冗余以避免单点故障。因此，当下需要做的只是添加下一个应用程序节点。</w:t>
      </w:r>
    </w:p>
    <w:p w:rsidR="00695F72" w:rsidRDefault="00695F72" w:rsidP="00695F72">
      <w:pPr>
        <w:pStyle w:val="2"/>
        <w:spacing w:before="0" w:beforeAutospacing="0" w:after="63" w:afterAutospacing="0" w:line="360" w:lineRule="atLeast"/>
        <w:rPr>
          <w:rFonts w:ascii="Helvetica" w:hAnsi="Helvetica" w:cs="Helvetica"/>
          <w:b w:val="0"/>
          <w:bCs w:val="0"/>
          <w:color w:val="333333"/>
          <w:sz w:val="23"/>
          <w:szCs w:val="23"/>
        </w:rPr>
      </w:pPr>
      <w:r>
        <w:rPr>
          <w:rStyle w:val="a8"/>
          <w:rFonts w:ascii="Helvetica" w:hAnsi="Helvetica" w:cs="Helvetica"/>
          <w:color w:val="333333"/>
          <w:sz w:val="23"/>
          <w:szCs w:val="23"/>
        </w:rPr>
        <w:t>数据层</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我们使用</w:t>
      </w:r>
      <w:r>
        <w:rPr>
          <w:rFonts w:ascii="Microsoft Yahei" w:hAnsi="Microsoft Yahei"/>
          <w:color w:val="565F69"/>
          <w:sz w:val="18"/>
          <w:szCs w:val="18"/>
        </w:rPr>
        <w:t>Redis</w:t>
      </w:r>
      <w:r>
        <w:rPr>
          <w:rFonts w:ascii="Microsoft Yahei" w:hAnsi="Microsoft Yahei"/>
          <w:color w:val="565F69"/>
          <w:sz w:val="18"/>
          <w:szCs w:val="18"/>
        </w:rPr>
        <w:t>和</w:t>
      </w:r>
      <w:r>
        <w:rPr>
          <w:rFonts w:ascii="Microsoft Yahei" w:hAnsi="Microsoft Yahei"/>
          <w:color w:val="565F69"/>
          <w:sz w:val="18"/>
          <w:szCs w:val="18"/>
        </w:rPr>
        <w:t>MySQL</w:t>
      </w:r>
      <w:r>
        <w:rPr>
          <w:rFonts w:ascii="Microsoft Yahei" w:hAnsi="Microsoft Yahei"/>
          <w:color w:val="565F69"/>
          <w:sz w:val="18"/>
          <w:szCs w:val="18"/>
        </w:rPr>
        <w:t>存储所有的数据，</w:t>
      </w:r>
      <w:r>
        <w:rPr>
          <w:rFonts w:ascii="Microsoft Yahei" w:hAnsi="Microsoft Yahei"/>
          <w:color w:val="565F69"/>
          <w:sz w:val="18"/>
          <w:szCs w:val="18"/>
        </w:rPr>
        <w:t>MySQL</w:t>
      </w:r>
      <w:r>
        <w:rPr>
          <w:rFonts w:ascii="Microsoft Yahei" w:hAnsi="Microsoft Yahei"/>
          <w:color w:val="565F69"/>
          <w:sz w:val="18"/>
          <w:szCs w:val="18"/>
        </w:rPr>
        <w:t>更多作为三级缓存层，而</w:t>
      </w:r>
      <w:r>
        <w:rPr>
          <w:rFonts w:ascii="Microsoft Yahei" w:hAnsi="Microsoft Yahei"/>
          <w:color w:val="565F69"/>
          <w:sz w:val="18"/>
          <w:szCs w:val="18"/>
        </w:rPr>
        <w:t>Redis</w:t>
      </w:r>
      <w:r>
        <w:rPr>
          <w:rFonts w:ascii="Microsoft Yahei" w:hAnsi="Microsoft Yahei"/>
          <w:color w:val="565F69"/>
          <w:sz w:val="18"/>
          <w:szCs w:val="18"/>
        </w:rPr>
        <w:t>则是系统的主要数据存储。</w:t>
      </w:r>
    </w:p>
    <w:p w:rsidR="00695F72" w:rsidRDefault="00695F72" w:rsidP="00695F72">
      <w:pPr>
        <w:pStyle w:val="3"/>
        <w:spacing w:before="0" w:beforeAutospacing="0" w:after="63" w:afterAutospacing="0" w:line="360" w:lineRule="atLeast"/>
        <w:rPr>
          <w:rFonts w:ascii="Helvetica" w:hAnsi="Helvetica" w:cs="Helvetica"/>
          <w:b w:val="0"/>
          <w:bCs w:val="0"/>
          <w:color w:val="333333"/>
          <w:sz w:val="20"/>
          <w:szCs w:val="20"/>
        </w:rPr>
      </w:pPr>
      <w:r>
        <w:rPr>
          <w:rStyle w:val="a8"/>
          <w:rFonts w:ascii="Helvetica" w:hAnsi="Helvetica" w:cs="Helvetica"/>
          <w:color w:val="333333"/>
          <w:sz w:val="20"/>
          <w:szCs w:val="20"/>
        </w:rPr>
        <w:t>Redis</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在系统设计时，我们基于以下几点来选择满足计划需求的数据库：</w:t>
      </w:r>
    </w:p>
    <w:p w:rsidR="00695F72" w:rsidRDefault="00695F72" w:rsidP="00695F72">
      <w:pPr>
        <w:widowControl/>
        <w:numPr>
          <w:ilvl w:val="0"/>
          <w:numId w:val="30"/>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在存储大量数据时不会影响性能，大约</w:t>
      </w:r>
      <w:r>
        <w:rPr>
          <w:rFonts w:ascii="Microsoft Yahei" w:hAnsi="Microsoft Yahei"/>
          <w:color w:val="565F69"/>
          <w:sz w:val="18"/>
          <w:szCs w:val="18"/>
        </w:rPr>
        <w:t>2.5</w:t>
      </w:r>
      <w:r>
        <w:rPr>
          <w:rFonts w:ascii="Microsoft Yahei" w:hAnsi="Microsoft Yahei"/>
          <w:color w:val="565F69"/>
          <w:sz w:val="18"/>
          <w:szCs w:val="18"/>
        </w:rPr>
        <w:t>亿记录</w:t>
      </w:r>
    </w:p>
    <w:p w:rsidR="00695F72" w:rsidRDefault="00695F72" w:rsidP="00695F72">
      <w:pPr>
        <w:widowControl/>
        <w:numPr>
          <w:ilvl w:val="0"/>
          <w:numId w:val="30"/>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通常情况下多是基于特定资源的简单</w:t>
      </w:r>
      <w:r>
        <w:rPr>
          <w:rFonts w:ascii="Microsoft Yahei" w:hAnsi="Microsoft Yahei"/>
          <w:color w:val="565F69"/>
          <w:sz w:val="18"/>
          <w:szCs w:val="18"/>
        </w:rPr>
        <w:t>GET</w:t>
      </w:r>
      <w:r>
        <w:rPr>
          <w:rFonts w:ascii="Microsoft Yahei" w:hAnsi="Microsoft Yahei"/>
          <w:color w:val="565F69"/>
          <w:sz w:val="18"/>
          <w:szCs w:val="18"/>
        </w:rPr>
        <w:t>请求，没有查找及复杂的</w:t>
      </w:r>
      <w:r>
        <w:rPr>
          <w:rFonts w:ascii="Microsoft Yahei" w:hAnsi="Microsoft Yahei"/>
          <w:color w:val="565F69"/>
          <w:sz w:val="18"/>
          <w:szCs w:val="18"/>
        </w:rPr>
        <w:t>SELECT</w:t>
      </w:r>
      <w:r>
        <w:rPr>
          <w:rFonts w:ascii="Microsoft Yahei" w:hAnsi="Microsoft Yahei"/>
          <w:color w:val="565F69"/>
          <w:sz w:val="18"/>
          <w:szCs w:val="18"/>
        </w:rPr>
        <w:t>操作</w:t>
      </w:r>
    </w:p>
    <w:p w:rsidR="00695F72" w:rsidRDefault="00695F72" w:rsidP="00695F72">
      <w:pPr>
        <w:widowControl/>
        <w:numPr>
          <w:ilvl w:val="0"/>
          <w:numId w:val="30"/>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在单请求时尽可能多的获得资源以降低延时</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在经过一些调查后，我们决定使用</w:t>
      </w:r>
      <w:r>
        <w:rPr>
          <w:rFonts w:ascii="Microsoft Yahei" w:hAnsi="Microsoft Yahei"/>
          <w:color w:val="565F69"/>
          <w:sz w:val="18"/>
          <w:szCs w:val="18"/>
        </w:rPr>
        <w:t>Redis</w:t>
      </w:r>
    </w:p>
    <w:p w:rsidR="00695F72" w:rsidRDefault="00695F72" w:rsidP="00695F72">
      <w:pPr>
        <w:widowControl/>
        <w:numPr>
          <w:ilvl w:val="0"/>
          <w:numId w:val="31"/>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lastRenderedPageBreak/>
        <w:t>大部分我们执行的操作都具有</w:t>
      </w:r>
      <w:r>
        <w:rPr>
          <w:rFonts w:ascii="Microsoft Yahei" w:hAnsi="Microsoft Yahei"/>
          <w:color w:val="565F69"/>
          <w:sz w:val="18"/>
          <w:szCs w:val="18"/>
        </w:rPr>
        <w:t>O</w:t>
      </w:r>
      <w:r>
        <w:rPr>
          <w:rFonts w:ascii="Microsoft Yahei" w:hAnsi="Microsoft Yahei"/>
          <w:color w:val="565F69"/>
          <w:sz w:val="18"/>
          <w:szCs w:val="18"/>
        </w:rPr>
        <w:t>（</w:t>
      </w:r>
      <w:r>
        <w:rPr>
          <w:rFonts w:ascii="Microsoft Yahei" w:hAnsi="Microsoft Yahei"/>
          <w:color w:val="565F69"/>
          <w:sz w:val="18"/>
          <w:szCs w:val="18"/>
        </w:rPr>
        <w:t>1</w:t>
      </w:r>
      <w:r>
        <w:rPr>
          <w:rFonts w:ascii="Microsoft Yahei" w:hAnsi="Microsoft Yahei"/>
          <w:color w:val="565F69"/>
          <w:sz w:val="18"/>
          <w:szCs w:val="18"/>
        </w:rPr>
        <w:t>）或</w:t>
      </w:r>
      <w:r>
        <w:rPr>
          <w:rFonts w:ascii="Microsoft Yahei" w:hAnsi="Microsoft Yahei"/>
          <w:color w:val="565F69"/>
          <w:sz w:val="18"/>
          <w:szCs w:val="18"/>
        </w:rPr>
        <w:t>O</w:t>
      </w:r>
      <w:r>
        <w:rPr>
          <w:rFonts w:ascii="Microsoft Yahei" w:hAnsi="Microsoft Yahei"/>
          <w:color w:val="565F69"/>
          <w:sz w:val="18"/>
          <w:szCs w:val="18"/>
        </w:rPr>
        <w:t>（</w:t>
      </w:r>
      <w:r>
        <w:rPr>
          <w:rFonts w:ascii="Microsoft Yahei" w:hAnsi="Microsoft Yahei"/>
          <w:color w:val="565F69"/>
          <w:sz w:val="18"/>
          <w:szCs w:val="18"/>
        </w:rPr>
        <w:t>N</w:t>
      </w:r>
      <w:r>
        <w:rPr>
          <w:rFonts w:ascii="Microsoft Yahei" w:hAnsi="Microsoft Yahei"/>
          <w:color w:val="565F69"/>
          <w:sz w:val="18"/>
          <w:szCs w:val="18"/>
        </w:rPr>
        <w:t>）复杂性，</w:t>
      </w:r>
      <w:r>
        <w:rPr>
          <w:rFonts w:ascii="Microsoft Yahei" w:hAnsi="Microsoft Yahei"/>
          <w:color w:val="565F69"/>
          <w:sz w:val="18"/>
          <w:szCs w:val="18"/>
        </w:rPr>
        <w:t xml:space="preserve"> N</w:t>
      </w:r>
      <w:r>
        <w:rPr>
          <w:rFonts w:ascii="Microsoft Yahei" w:hAnsi="Microsoft Yahei"/>
          <w:color w:val="565F69"/>
          <w:sz w:val="18"/>
          <w:szCs w:val="18"/>
        </w:rPr>
        <w:t>是需要检索键的数量，这意味着</w:t>
      </w:r>
      <w:r>
        <w:rPr>
          <w:rFonts w:ascii="Microsoft Yahei" w:hAnsi="Microsoft Yahei"/>
          <w:color w:val="565F69"/>
          <w:sz w:val="18"/>
          <w:szCs w:val="18"/>
        </w:rPr>
        <w:t>keyspace</w:t>
      </w:r>
      <w:r>
        <w:rPr>
          <w:rFonts w:ascii="Microsoft Yahei" w:hAnsi="Microsoft Yahei"/>
          <w:color w:val="565F69"/>
          <w:sz w:val="18"/>
          <w:szCs w:val="18"/>
        </w:rPr>
        <w:t>大小并不会影响性能。</w:t>
      </w:r>
    </w:p>
    <w:p w:rsidR="00695F72" w:rsidRDefault="00695F72" w:rsidP="00695F72">
      <w:pPr>
        <w:widowControl/>
        <w:numPr>
          <w:ilvl w:val="0"/>
          <w:numId w:val="31"/>
        </w:numPr>
        <w:spacing w:line="360" w:lineRule="atLeast"/>
        <w:ind w:left="0"/>
        <w:jc w:val="left"/>
        <w:rPr>
          <w:rFonts w:ascii="Microsoft Yahei" w:hAnsi="Microsoft Yahei" w:hint="eastAsia"/>
          <w:color w:val="565F69"/>
          <w:sz w:val="18"/>
          <w:szCs w:val="18"/>
        </w:rPr>
      </w:pPr>
      <w:r>
        <w:rPr>
          <w:rFonts w:ascii="Microsoft Yahei" w:hAnsi="Microsoft Yahei"/>
          <w:color w:val="565F69"/>
          <w:sz w:val="18"/>
          <w:szCs w:val="18"/>
        </w:rPr>
        <w:t>通常情况下会使用</w:t>
      </w:r>
      <w:r>
        <w:rPr>
          <w:rFonts w:ascii="Microsoft Yahei" w:hAnsi="Microsoft Yahei"/>
          <w:color w:val="565F69"/>
          <w:sz w:val="18"/>
          <w:szCs w:val="18"/>
        </w:rPr>
        <w:t>MGET</w:t>
      </w:r>
      <w:r>
        <w:rPr>
          <w:rFonts w:ascii="Microsoft Yahei" w:hAnsi="Microsoft Yahei"/>
          <w:color w:val="565F69"/>
          <w:sz w:val="18"/>
          <w:szCs w:val="18"/>
        </w:rPr>
        <w:t>命令行同时检索</w:t>
      </w:r>
      <w:r>
        <w:rPr>
          <w:rFonts w:ascii="Microsoft Yahei" w:hAnsi="Microsoft Yahei"/>
          <w:color w:val="565F69"/>
          <w:sz w:val="18"/>
          <w:szCs w:val="18"/>
        </w:rPr>
        <w:t>100</w:t>
      </w:r>
      <w:r>
        <w:rPr>
          <w:rFonts w:ascii="Microsoft Yahei" w:hAnsi="Microsoft Yahei"/>
          <w:color w:val="565F69"/>
          <w:sz w:val="18"/>
          <w:szCs w:val="18"/>
        </w:rPr>
        <w:t>个以上的键，这样可以尽可能的避免网络延时，而不是在循环中做多重</w:t>
      </w:r>
      <w:r>
        <w:rPr>
          <w:rFonts w:ascii="Microsoft Yahei" w:hAnsi="Microsoft Yahei"/>
          <w:color w:val="565F69"/>
          <w:sz w:val="18"/>
          <w:szCs w:val="18"/>
        </w:rPr>
        <w:t>GET</w:t>
      </w:r>
      <w:r>
        <w:rPr>
          <w:rFonts w:ascii="Microsoft Yahei" w:hAnsi="Microsoft Yahei"/>
          <w:color w:val="565F69"/>
          <w:sz w:val="18"/>
          <w:szCs w:val="18"/>
        </w:rPr>
        <w:t>操作。</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我们当下拥有两个</w:t>
      </w:r>
      <w:r>
        <w:rPr>
          <w:rFonts w:ascii="Microsoft Yahei" w:hAnsi="Microsoft Yahei"/>
          <w:color w:val="565F69"/>
          <w:sz w:val="18"/>
          <w:szCs w:val="18"/>
        </w:rPr>
        <w:t>Redis</w:t>
      </w:r>
      <w:r>
        <w:rPr>
          <w:rFonts w:ascii="Microsoft Yahei" w:hAnsi="Microsoft Yahei"/>
          <w:color w:val="565F69"/>
          <w:sz w:val="18"/>
          <w:szCs w:val="18"/>
        </w:rPr>
        <w:t>服务器，使用主从复制模式。这两个节点的配置相同，都是</w:t>
      </w:r>
      <w:r>
        <w:rPr>
          <w:rFonts w:ascii="Microsoft Yahei" w:hAnsi="Microsoft Yahei"/>
          <w:color w:val="565F69"/>
          <w:sz w:val="18"/>
          <w:szCs w:val="18"/>
        </w:rPr>
        <w:t>Xeon E5-2650v2@2.60GHz</w:t>
      </w:r>
      <w:r>
        <w:rPr>
          <w:rFonts w:ascii="Microsoft Yahei" w:hAnsi="Microsoft Yahei"/>
          <w:color w:val="565F69"/>
          <w:sz w:val="18"/>
          <w:szCs w:val="18"/>
        </w:rPr>
        <w:t>，</w:t>
      </w:r>
      <w:r>
        <w:rPr>
          <w:rFonts w:ascii="Microsoft Yahei" w:hAnsi="Microsoft Yahei"/>
          <w:color w:val="565F69"/>
          <w:sz w:val="18"/>
          <w:szCs w:val="18"/>
        </w:rPr>
        <w:t>128GB</w:t>
      </w:r>
      <w:r>
        <w:rPr>
          <w:rFonts w:ascii="Microsoft Yahei" w:hAnsi="Microsoft Yahei"/>
          <w:color w:val="565F69"/>
          <w:sz w:val="18"/>
          <w:szCs w:val="18"/>
        </w:rPr>
        <w:t>，</w:t>
      </w:r>
      <w:r>
        <w:rPr>
          <w:rFonts w:ascii="Microsoft Yahei" w:hAnsi="Microsoft Yahei"/>
          <w:color w:val="565F69"/>
          <w:sz w:val="18"/>
          <w:szCs w:val="18"/>
        </w:rPr>
        <w:t>SSD</w:t>
      </w:r>
      <w:r>
        <w:rPr>
          <w:rFonts w:ascii="Microsoft Yahei" w:hAnsi="Microsoft Yahei"/>
          <w:color w:val="565F69"/>
          <w:sz w:val="18"/>
          <w:szCs w:val="18"/>
        </w:rPr>
        <w:t>。内存限制被设置为</w:t>
      </w:r>
      <w:r>
        <w:rPr>
          <w:rFonts w:ascii="Microsoft Yahei" w:hAnsi="Microsoft Yahei"/>
          <w:color w:val="565F69"/>
          <w:sz w:val="18"/>
          <w:szCs w:val="18"/>
        </w:rPr>
        <w:t>100GB</w:t>
      </w:r>
      <w:r>
        <w:rPr>
          <w:rFonts w:ascii="Microsoft Yahei" w:hAnsi="Microsoft Yahei"/>
          <w:color w:val="565F69"/>
          <w:sz w:val="18"/>
          <w:szCs w:val="18"/>
        </w:rPr>
        <w:t>，通常情况下使用率都是</w:t>
      </w:r>
      <w:r>
        <w:rPr>
          <w:rFonts w:ascii="Microsoft Yahei" w:hAnsi="Microsoft Yahei"/>
          <w:color w:val="565F69"/>
          <w:sz w:val="18"/>
          <w:szCs w:val="18"/>
        </w:rPr>
        <w:t>100%</w:t>
      </w:r>
      <w:r>
        <w:rPr>
          <w:rFonts w:ascii="Microsoft Yahei" w:hAnsi="Microsoft Yahei"/>
          <w:color w:val="565F69"/>
          <w:sz w:val="18"/>
          <w:szCs w:val="18"/>
        </w:rPr>
        <w:t>。</w:t>
      </w:r>
    </w:p>
    <w:p w:rsidR="00695F72" w:rsidRDefault="00695F72" w:rsidP="00695F72">
      <w:pPr>
        <w:pStyle w:val="a7"/>
        <w:spacing w:before="0" w:beforeAutospacing="0" w:after="120" w:afterAutospacing="0" w:line="480" w:lineRule="auto"/>
        <w:jc w:val="center"/>
        <w:rPr>
          <w:rFonts w:ascii="Microsoft Yahei" w:hAnsi="Microsoft Yahei" w:hint="eastAsia"/>
          <w:color w:val="565F69"/>
          <w:sz w:val="18"/>
          <w:szCs w:val="18"/>
        </w:rPr>
      </w:pPr>
      <w:r>
        <w:rPr>
          <w:rFonts w:ascii="Microsoft Yahei" w:hAnsi="Microsoft Yahei" w:hint="eastAsia"/>
          <w:noProof/>
          <w:color w:val="2B91E8"/>
          <w:sz w:val="18"/>
          <w:szCs w:val="18"/>
        </w:rPr>
        <w:drawing>
          <wp:inline distT="0" distB="0" distL="0" distR="0">
            <wp:extent cx="6011518" cy="1857609"/>
            <wp:effectExtent l="19050" t="0" r="8282" b="0"/>
            <wp:docPr id="54" name="图片 54" descr="http://cms.csdnimg.cn/article/201408/14/53ec4bf008fff.jp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ms.csdnimg.cn/article/201408/14/53ec4bf008fff.jpg">
                      <a:hlinkClick r:id="rId86" tgtFrame="&quot;_blank&quot;"/>
                    </pic:cNvPr>
                    <pic:cNvPicPr>
                      <a:picLocks noChangeAspect="1" noChangeArrowheads="1"/>
                    </pic:cNvPicPr>
                  </pic:nvPicPr>
                  <pic:blipFill>
                    <a:blip r:embed="rId87"/>
                    <a:srcRect/>
                    <a:stretch>
                      <a:fillRect/>
                    </a:stretch>
                  </pic:blipFill>
                  <pic:spPr bwMode="auto">
                    <a:xfrm>
                      <a:off x="0" y="0"/>
                      <a:ext cx="6016267" cy="1859077"/>
                    </a:xfrm>
                    <a:prstGeom prst="rect">
                      <a:avLst/>
                    </a:prstGeom>
                    <a:noFill/>
                    <a:ln w="9525">
                      <a:noFill/>
                      <a:miter lim="800000"/>
                      <a:headEnd/>
                      <a:tailEnd/>
                    </a:ln>
                  </pic:spPr>
                </pic:pic>
              </a:graphicData>
            </a:graphic>
          </wp:inline>
        </w:drawing>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在应用程序并没有耗尽单个</w:t>
      </w:r>
      <w:r>
        <w:rPr>
          <w:rFonts w:ascii="Microsoft Yahei" w:hAnsi="Microsoft Yahei"/>
          <w:color w:val="565F69"/>
          <w:sz w:val="18"/>
          <w:szCs w:val="18"/>
        </w:rPr>
        <w:t>Redis</w:t>
      </w:r>
      <w:r>
        <w:rPr>
          <w:rFonts w:ascii="Microsoft Yahei" w:hAnsi="Microsoft Yahei"/>
          <w:color w:val="565F69"/>
          <w:sz w:val="18"/>
          <w:szCs w:val="18"/>
        </w:rPr>
        <w:t>服务器的所有资源时，从节点主要作作备份使用，用以保证高有效性。如果主节点宕机，我们可以快速的将应用程序切换到从节点。在维护和服务器迁移时，复制同样被执行</w:t>
      </w:r>
      <w:r>
        <w:rPr>
          <w:rFonts w:ascii="Microsoft Yahei" w:hAnsi="Microsoft Yahei"/>
          <w:color w:val="565F69"/>
          <w:sz w:val="18"/>
          <w:szCs w:val="18"/>
        </w:rPr>
        <w:t>——</w:t>
      </w:r>
      <w:r>
        <w:rPr>
          <w:rFonts w:ascii="Microsoft Yahei" w:hAnsi="Microsoft Yahei"/>
          <w:color w:val="565F69"/>
          <w:sz w:val="18"/>
          <w:szCs w:val="18"/>
        </w:rPr>
        <w:t>转换一个服务器非常简单。</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你可能会猜想当</w:t>
      </w:r>
      <w:r>
        <w:rPr>
          <w:rFonts w:ascii="Microsoft Yahei" w:hAnsi="Microsoft Yahei"/>
          <w:color w:val="565F69"/>
          <w:sz w:val="18"/>
          <w:szCs w:val="18"/>
        </w:rPr>
        <w:t>Redis</w:t>
      </w:r>
      <w:r>
        <w:rPr>
          <w:rFonts w:ascii="Microsoft Yahei" w:hAnsi="Microsoft Yahei"/>
          <w:color w:val="565F69"/>
          <w:sz w:val="18"/>
          <w:szCs w:val="18"/>
        </w:rPr>
        <w:t>资源被一直耗尽时的情景，所有的键都是持久化类型，大约占</w:t>
      </w:r>
      <w:r>
        <w:rPr>
          <w:rFonts w:ascii="Microsoft Yahei" w:hAnsi="Microsoft Yahei"/>
          <w:color w:val="565F69"/>
          <w:sz w:val="18"/>
          <w:szCs w:val="18"/>
        </w:rPr>
        <w:t>90%keyspace</w:t>
      </w:r>
      <w:r>
        <w:rPr>
          <w:rFonts w:ascii="Microsoft Yahei" w:hAnsi="Microsoft Yahei"/>
          <w:color w:val="565F69"/>
          <w:sz w:val="18"/>
          <w:szCs w:val="18"/>
        </w:rPr>
        <w:t>，剩余资源被全部被用于</w:t>
      </w:r>
      <w:r>
        <w:rPr>
          <w:rFonts w:ascii="Microsoft Yahei" w:hAnsi="Microsoft Yahei"/>
          <w:color w:val="565F69"/>
          <w:sz w:val="18"/>
          <w:szCs w:val="18"/>
        </w:rPr>
        <w:t>TTL</w:t>
      </w:r>
      <w:r>
        <w:rPr>
          <w:rFonts w:ascii="Microsoft Yahei" w:hAnsi="Microsoft Yahei"/>
          <w:color w:val="565F69"/>
          <w:sz w:val="18"/>
          <w:szCs w:val="18"/>
        </w:rPr>
        <w:t>过期缓存。当下，</w:t>
      </w:r>
      <w:r>
        <w:rPr>
          <w:rFonts w:ascii="Microsoft Yahei" w:hAnsi="Microsoft Yahei"/>
          <w:color w:val="565F69"/>
          <w:sz w:val="18"/>
          <w:szCs w:val="18"/>
        </w:rPr>
        <w:t>keyspace</w:t>
      </w:r>
      <w:r>
        <w:rPr>
          <w:rFonts w:ascii="Microsoft Yahei" w:hAnsi="Microsoft Yahei"/>
          <w:color w:val="565F69"/>
          <w:sz w:val="18"/>
          <w:szCs w:val="18"/>
        </w:rPr>
        <w:t>已经被分为两个部分：一个是</w:t>
      </w:r>
      <w:r>
        <w:rPr>
          <w:rFonts w:ascii="Microsoft Yahei" w:hAnsi="Microsoft Yahei"/>
          <w:color w:val="565F69"/>
          <w:sz w:val="18"/>
          <w:szCs w:val="18"/>
        </w:rPr>
        <w:t>TTL</w:t>
      </w:r>
      <w:r>
        <w:rPr>
          <w:rFonts w:ascii="Microsoft Yahei" w:hAnsi="Microsoft Yahei"/>
          <w:color w:val="565F69"/>
          <w:sz w:val="18"/>
          <w:szCs w:val="18"/>
        </w:rPr>
        <w:t>集（缓存），另一个则是用于持久化数据。感谢</w:t>
      </w:r>
      <w:r>
        <w:rPr>
          <w:rFonts w:ascii="Microsoft Yahei" w:hAnsi="Microsoft Yahei"/>
          <w:color w:val="565F69"/>
          <w:sz w:val="18"/>
          <w:szCs w:val="18"/>
        </w:rPr>
        <w:t>“volatile-lru”</w:t>
      </w:r>
      <w:r>
        <w:rPr>
          <w:rFonts w:ascii="Microsoft Yahei" w:hAnsi="Microsoft Yahei"/>
          <w:color w:val="565F69"/>
          <w:sz w:val="18"/>
          <w:szCs w:val="18"/>
        </w:rPr>
        <w:t>最大化内存设置的可行性，最不经常使用缓存键会被移除。如此一来，系统就可以一直保持单</w:t>
      </w:r>
      <w:r>
        <w:rPr>
          <w:rFonts w:ascii="Microsoft Yahei" w:hAnsi="Microsoft Yahei"/>
          <w:color w:val="565F69"/>
          <w:sz w:val="18"/>
          <w:szCs w:val="18"/>
        </w:rPr>
        <w:t>Redis</w:t>
      </w:r>
      <w:r>
        <w:rPr>
          <w:rFonts w:ascii="Microsoft Yahei" w:hAnsi="Microsoft Yahei"/>
          <w:color w:val="565F69"/>
          <w:sz w:val="18"/>
          <w:szCs w:val="18"/>
        </w:rPr>
        <w:t>实例同时执行两个操作</w:t>
      </w:r>
      <w:r>
        <w:rPr>
          <w:rFonts w:ascii="Microsoft Yahei" w:hAnsi="Microsoft Yahei"/>
          <w:color w:val="565F69"/>
          <w:sz w:val="18"/>
          <w:szCs w:val="18"/>
        </w:rPr>
        <w:t>——</w:t>
      </w:r>
      <w:r>
        <w:rPr>
          <w:rFonts w:ascii="Microsoft Yahei" w:hAnsi="Microsoft Yahei"/>
          <w:color w:val="565F69"/>
          <w:sz w:val="18"/>
          <w:szCs w:val="18"/>
        </w:rPr>
        <w:t>主存储和通用缓存。</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使用这个模式必须一直监视</w:t>
      </w:r>
      <w:r>
        <w:rPr>
          <w:rFonts w:ascii="Microsoft Yahei" w:hAnsi="Microsoft Yahei"/>
          <w:color w:val="565F69"/>
          <w:sz w:val="18"/>
          <w:szCs w:val="18"/>
        </w:rPr>
        <w:t>“</w:t>
      </w:r>
      <w:r>
        <w:rPr>
          <w:rFonts w:ascii="Microsoft Yahei" w:hAnsi="Microsoft Yahei"/>
          <w:color w:val="565F69"/>
          <w:sz w:val="18"/>
          <w:szCs w:val="18"/>
        </w:rPr>
        <w:t>期满</w:t>
      </w:r>
      <w:r>
        <w:rPr>
          <w:rFonts w:ascii="Microsoft Yahei" w:hAnsi="Microsoft Yahei"/>
          <w:color w:val="565F69"/>
          <w:sz w:val="18"/>
          <w:szCs w:val="18"/>
        </w:rPr>
        <w:t>”</w:t>
      </w:r>
      <w:r>
        <w:rPr>
          <w:rFonts w:ascii="Microsoft Yahei" w:hAnsi="Microsoft Yahei"/>
          <w:color w:val="565F69"/>
          <w:sz w:val="18"/>
          <w:szCs w:val="18"/>
        </w:rPr>
        <w:t>键的数量：</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db.redis1:6379&gt; info keyspace</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 Keyspace</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db0:keys=16XXXXXXX,expires=11XXXXXX,avg_ttl=0</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lastRenderedPageBreak/>
        <w:t>“</w:t>
      </w:r>
      <w:r>
        <w:rPr>
          <w:rFonts w:ascii="Microsoft Yahei" w:hAnsi="Microsoft Yahei"/>
          <w:color w:val="565F69"/>
          <w:sz w:val="18"/>
          <w:szCs w:val="18"/>
        </w:rPr>
        <w:t>期满</w:t>
      </w:r>
      <w:r>
        <w:rPr>
          <w:rFonts w:ascii="Microsoft Yahei" w:hAnsi="Microsoft Yahei"/>
          <w:color w:val="565F69"/>
          <w:sz w:val="18"/>
          <w:szCs w:val="18"/>
        </w:rPr>
        <w:t>”</w:t>
      </w:r>
      <w:r>
        <w:rPr>
          <w:rFonts w:ascii="Microsoft Yahei" w:hAnsi="Microsoft Yahei"/>
          <w:color w:val="565F69"/>
          <w:sz w:val="18"/>
          <w:szCs w:val="18"/>
        </w:rPr>
        <w:t>键数量越接近</w:t>
      </w:r>
      <w:r>
        <w:rPr>
          <w:rFonts w:ascii="Microsoft Yahei" w:hAnsi="Microsoft Yahei"/>
          <w:color w:val="565F69"/>
          <w:sz w:val="18"/>
          <w:szCs w:val="18"/>
        </w:rPr>
        <w:t>0</w:t>
      </w:r>
      <w:r>
        <w:rPr>
          <w:rFonts w:ascii="Microsoft Yahei" w:hAnsi="Microsoft Yahei"/>
          <w:color w:val="565F69"/>
          <w:sz w:val="18"/>
          <w:szCs w:val="18"/>
        </w:rPr>
        <w:t>情况越危险，这个时候管理员就需要考虑适当的分片或者是增加内存。</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我们如何进行监控？这里使用</w:t>
      </w:r>
      <w:r>
        <w:rPr>
          <w:rFonts w:ascii="Microsoft Yahei" w:hAnsi="Microsoft Yahei"/>
          <w:color w:val="565F69"/>
          <w:sz w:val="18"/>
          <w:szCs w:val="18"/>
        </w:rPr>
        <w:t>Icingacheck</w:t>
      </w:r>
      <w:r>
        <w:rPr>
          <w:rFonts w:ascii="Microsoft Yahei" w:hAnsi="Microsoft Yahei"/>
          <w:color w:val="565F69"/>
          <w:sz w:val="18"/>
          <w:szCs w:val="18"/>
        </w:rPr>
        <w:t>，仪表盘会显示数字是否会达到临界点，我们还使用了</w:t>
      </w:r>
      <w:r>
        <w:rPr>
          <w:rFonts w:ascii="Microsoft Yahei" w:hAnsi="Microsoft Yahei"/>
          <w:color w:val="565F69"/>
          <w:sz w:val="18"/>
          <w:szCs w:val="18"/>
        </w:rPr>
        <w:t>Redis</w:t>
      </w:r>
      <w:r>
        <w:rPr>
          <w:rFonts w:ascii="Microsoft Yahei" w:hAnsi="Microsoft Yahei"/>
          <w:color w:val="565F69"/>
          <w:sz w:val="18"/>
          <w:szCs w:val="18"/>
        </w:rPr>
        <w:t>来可视化</w:t>
      </w:r>
      <w:r>
        <w:rPr>
          <w:rFonts w:ascii="Microsoft Yahei" w:hAnsi="Microsoft Yahei"/>
          <w:color w:val="565F69"/>
          <w:sz w:val="18"/>
          <w:szCs w:val="18"/>
        </w:rPr>
        <w:t>“</w:t>
      </w:r>
      <w:r>
        <w:rPr>
          <w:rFonts w:ascii="Microsoft Yahei" w:hAnsi="Microsoft Yahei"/>
          <w:color w:val="565F69"/>
          <w:sz w:val="18"/>
          <w:szCs w:val="18"/>
        </w:rPr>
        <w:t>丢失键</w:t>
      </w:r>
      <w:r>
        <w:rPr>
          <w:rFonts w:ascii="Microsoft Yahei" w:hAnsi="Microsoft Yahei"/>
          <w:color w:val="565F69"/>
          <w:sz w:val="18"/>
          <w:szCs w:val="18"/>
        </w:rPr>
        <w:t>”</w:t>
      </w:r>
      <w:r>
        <w:rPr>
          <w:rFonts w:ascii="Microsoft Yahei" w:hAnsi="Microsoft Yahei"/>
          <w:color w:val="565F69"/>
          <w:sz w:val="18"/>
          <w:szCs w:val="18"/>
        </w:rPr>
        <w:t>的比率。</w:t>
      </w:r>
    </w:p>
    <w:p w:rsidR="00695F72" w:rsidRDefault="00695F72" w:rsidP="00695F72">
      <w:pPr>
        <w:pStyle w:val="a7"/>
        <w:spacing w:before="0" w:beforeAutospacing="0" w:after="120" w:afterAutospacing="0" w:line="480" w:lineRule="auto"/>
        <w:jc w:val="center"/>
        <w:rPr>
          <w:rFonts w:ascii="Microsoft Yahei" w:hAnsi="Microsoft Yahei" w:hint="eastAsia"/>
          <w:color w:val="565F69"/>
          <w:sz w:val="18"/>
          <w:szCs w:val="18"/>
        </w:rPr>
      </w:pPr>
      <w:r>
        <w:rPr>
          <w:rFonts w:ascii="Microsoft Yahei" w:hAnsi="Microsoft Yahei" w:hint="eastAsia"/>
          <w:noProof/>
          <w:color w:val="2B91E8"/>
          <w:sz w:val="18"/>
          <w:szCs w:val="18"/>
        </w:rPr>
        <w:drawing>
          <wp:inline distT="0" distB="0" distL="0" distR="0">
            <wp:extent cx="5743527" cy="1780450"/>
            <wp:effectExtent l="19050" t="0" r="0" b="0"/>
            <wp:docPr id="55" name="图片 55" descr="http://cms.csdnimg.cn/article/201408/14/53ec4c2199d63.jp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ms.csdnimg.cn/article/201408/14/53ec4c2199d63.jpg">
                      <a:hlinkClick r:id="rId88" tgtFrame="&quot;_blank&quot;"/>
                    </pic:cNvPr>
                    <pic:cNvPicPr>
                      <a:picLocks noChangeAspect="1" noChangeArrowheads="1"/>
                    </pic:cNvPicPr>
                  </pic:nvPicPr>
                  <pic:blipFill>
                    <a:blip r:embed="rId89"/>
                    <a:srcRect/>
                    <a:stretch>
                      <a:fillRect/>
                    </a:stretch>
                  </pic:blipFill>
                  <pic:spPr bwMode="auto">
                    <a:xfrm>
                      <a:off x="0" y="0"/>
                      <a:ext cx="5745493" cy="1781060"/>
                    </a:xfrm>
                    <a:prstGeom prst="rect">
                      <a:avLst/>
                    </a:prstGeom>
                    <a:noFill/>
                    <a:ln w="9525">
                      <a:noFill/>
                      <a:miter lim="800000"/>
                      <a:headEnd/>
                      <a:tailEnd/>
                    </a:ln>
                  </pic:spPr>
                </pic:pic>
              </a:graphicData>
            </a:graphic>
          </wp:inline>
        </w:drawing>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在一年后，我们已经爱上了</w:t>
      </w:r>
      <w:r>
        <w:rPr>
          <w:rFonts w:ascii="Microsoft Yahei" w:hAnsi="Microsoft Yahei"/>
          <w:color w:val="565F69"/>
          <w:sz w:val="18"/>
          <w:szCs w:val="18"/>
        </w:rPr>
        <w:t>Redis</w:t>
      </w:r>
      <w:r>
        <w:rPr>
          <w:rFonts w:ascii="Microsoft Yahei" w:hAnsi="Microsoft Yahei"/>
          <w:color w:val="565F69"/>
          <w:sz w:val="18"/>
          <w:szCs w:val="18"/>
        </w:rPr>
        <w:t>，它从未让我们失望，这一年系统从未发生任何宕机情况。</w:t>
      </w:r>
    </w:p>
    <w:p w:rsidR="00695F72" w:rsidRDefault="00695F72" w:rsidP="00695F72">
      <w:pPr>
        <w:pStyle w:val="3"/>
        <w:spacing w:before="0" w:beforeAutospacing="0" w:after="63" w:afterAutospacing="0" w:line="360" w:lineRule="atLeast"/>
        <w:rPr>
          <w:rFonts w:ascii="Helvetica" w:hAnsi="Helvetica" w:cs="Helvetica"/>
          <w:b w:val="0"/>
          <w:bCs w:val="0"/>
          <w:color w:val="333333"/>
          <w:sz w:val="20"/>
          <w:szCs w:val="20"/>
        </w:rPr>
      </w:pPr>
      <w:r>
        <w:rPr>
          <w:rStyle w:val="a8"/>
          <w:rFonts w:ascii="Helvetica" w:hAnsi="Helvetica" w:cs="Helvetica"/>
          <w:color w:val="333333"/>
          <w:sz w:val="20"/>
          <w:szCs w:val="20"/>
        </w:rPr>
        <w:t>MySQL</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在</w:t>
      </w:r>
      <w:r>
        <w:rPr>
          <w:rFonts w:ascii="Microsoft Yahei" w:hAnsi="Microsoft Yahei"/>
          <w:color w:val="565F69"/>
          <w:sz w:val="18"/>
          <w:szCs w:val="18"/>
        </w:rPr>
        <w:t>Redis</w:t>
      </w:r>
      <w:r>
        <w:rPr>
          <w:rFonts w:ascii="Microsoft Yahei" w:hAnsi="Microsoft Yahei"/>
          <w:color w:val="565F69"/>
          <w:sz w:val="18"/>
          <w:szCs w:val="18"/>
        </w:rPr>
        <w:t>之外，我们还使用了传统</w:t>
      </w:r>
      <w:r>
        <w:rPr>
          <w:rFonts w:ascii="Microsoft Yahei" w:hAnsi="Microsoft Yahei"/>
          <w:color w:val="565F69"/>
          <w:sz w:val="18"/>
          <w:szCs w:val="18"/>
        </w:rPr>
        <w:t>RDBMS——MySQL</w:t>
      </w:r>
      <w:r>
        <w:rPr>
          <w:rFonts w:ascii="Microsoft Yahei" w:hAnsi="Microsoft Yahei"/>
          <w:color w:val="565F69"/>
          <w:sz w:val="18"/>
          <w:szCs w:val="18"/>
        </w:rPr>
        <w:t>。但是区别于他人，我们通常使用它作为三级缓存层。我们使用</w:t>
      </w:r>
      <w:r>
        <w:rPr>
          <w:rFonts w:ascii="Microsoft Yahei" w:hAnsi="Microsoft Yahei"/>
          <w:color w:val="565F69"/>
          <w:sz w:val="18"/>
          <w:szCs w:val="18"/>
        </w:rPr>
        <w:t>MySQL</w:t>
      </w:r>
      <w:r>
        <w:rPr>
          <w:rFonts w:ascii="Microsoft Yahei" w:hAnsi="Microsoft Yahei"/>
          <w:color w:val="565F69"/>
          <w:sz w:val="18"/>
          <w:szCs w:val="18"/>
        </w:rPr>
        <w:t>存储一些不会经常使用对象以降低</w:t>
      </w:r>
      <w:r>
        <w:rPr>
          <w:rFonts w:ascii="Microsoft Yahei" w:hAnsi="Microsoft Yahei"/>
          <w:color w:val="565F69"/>
          <w:sz w:val="18"/>
          <w:szCs w:val="18"/>
        </w:rPr>
        <w:t>Redis</w:t>
      </w:r>
      <w:r>
        <w:rPr>
          <w:rFonts w:ascii="Microsoft Yahei" w:hAnsi="Microsoft Yahei"/>
          <w:color w:val="565F69"/>
          <w:sz w:val="18"/>
          <w:szCs w:val="18"/>
        </w:rPr>
        <w:t>的资源使用率，因此它们被放到了硬盘上。这里没有什么可说道的地方，我们只是尽可能地让其保持简单。我们使用了两个</w:t>
      </w:r>
      <w:r>
        <w:rPr>
          <w:rFonts w:ascii="Microsoft Yahei" w:hAnsi="Microsoft Yahei"/>
          <w:color w:val="565F69"/>
          <w:sz w:val="18"/>
          <w:szCs w:val="18"/>
        </w:rPr>
        <w:t>MySQL</w:t>
      </w:r>
      <w:r>
        <w:rPr>
          <w:rFonts w:ascii="Microsoft Yahei" w:hAnsi="Microsoft Yahei"/>
          <w:color w:val="565F69"/>
          <w:sz w:val="18"/>
          <w:szCs w:val="18"/>
        </w:rPr>
        <w:t>服务器，配置是</w:t>
      </w:r>
      <w:r>
        <w:rPr>
          <w:rFonts w:ascii="Microsoft Yahei" w:hAnsi="Microsoft Yahei"/>
          <w:color w:val="565F69"/>
          <w:sz w:val="18"/>
          <w:szCs w:val="18"/>
        </w:rPr>
        <w:t>XeonE5-1620@3.60GHz</w:t>
      </w:r>
      <w:r>
        <w:rPr>
          <w:rFonts w:ascii="Microsoft Yahei" w:hAnsi="Microsoft Yahei"/>
          <w:color w:val="565F69"/>
          <w:sz w:val="18"/>
          <w:szCs w:val="18"/>
        </w:rPr>
        <w:t>，</w:t>
      </w:r>
      <w:r>
        <w:rPr>
          <w:rFonts w:ascii="Microsoft Yahei" w:hAnsi="Microsoft Yahei"/>
          <w:color w:val="565F69"/>
          <w:sz w:val="18"/>
          <w:szCs w:val="18"/>
        </w:rPr>
        <w:t>64GB RAM</w:t>
      </w:r>
      <w:r>
        <w:rPr>
          <w:rFonts w:ascii="Microsoft Yahei" w:hAnsi="Microsoft Yahei"/>
          <w:color w:val="565F69"/>
          <w:sz w:val="18"/>
          <w:szCs w:val="18"/>
        </w:rPr>
        <w:t>，</w:t>
      </w:r>
      <w:r>
        <w:rPr>
          <w:rFonts w:ascii="Microsoft Yahei" w:hAnsi="Microsoft Yahei"/>
          <w:color w:val="565F69"/>
          <w:sz w:val="18"/>
          <w:szCs w:val="18"/>
        </w:rPr>
        <w:t>SSD</w:t>
      </w:r>
      <w:r>
        <w:rPr>
          <w:rFonts w:ascii="Microsoft Yahei" w:hAnsi="Microsoft Yahei"/>
          <w:color w:val="565F69"/>
          <w:sz w:val="18"/>
          <w:szCs w:val="18"/>
        </w:rPr>
        <w:t>。两个服务器使用本地、异步的主</w:t>
      </w:r>
      <w:r>
        <w:rPr>
          <w:rFonts w:ascii="Microsoft Yahei" w:hAnsi="Microsoft Yahei"/>
          <w:color w:val="565F69"/>
          <w:sz w:val="18"/>
          <w:szCs w:val="18"/>
        </w:rPr>
        <w:t>-</w:t>
      </w:r>
      <w:r>
        <w:rPr>
          <w:rFonts w:ascii="Microsoft Yahei" w:hAnsi="Microsoft Yahei"/>
          <w:color w:val="565F69"/>
          <w:sz w:val="18"/>
          <w:szCs w:val="18"/>
        </w:rPr>
        <w:t>主复制。此外，我们使用一个单独的从节点作为备份。</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Style w:val="a8"/>
          <w:rFonts w:ascii="Microsoft Yahei" w:hAnsi="Microsoft Yahei"/>
          <w:b w:val="0"/>
          <w:bCs w:val="0"/>
          <w:color w:val="565F69"/>
          <w:sz w:val="18"/>
          <w:szCs w:val="18"/>
        </w:rPr>
        <w:t>MySQL</w:t>
      </w:r>
      <w:r>
        <w:rPr>
          <w:rStyle w:val="a8"/>
          <w:rFonts w:ascii="Microsoft Yahei" w:hAnsi="Microsoft Yahei"/>
          <w:b w:val="0"/>
          <w:bCs w:val="0"/>
          <w:color w:val="565F69"/>
          <w:sz w:val="18"/>
          <w:szCs w:val="18"/>
        </w:rPr>
        <w:t>的高可用性</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在应用程序中，数据库永远是最难的瓶颈。当前，这里还不需要考虑横向扩展操作，我们多是纵向扩展</w:t>
      </w:r>
      <w:r>
        <w:rPr>
          <w:rFonts w:ascii="Microsoft Yahei" w:hAnsi="Microsoft Yahei"/>
          <w:color w:val="565F69"/>
          <w:sz w:val="18"/>
          <w:szCs w:val="18"/>
        </w:rPr>
        <w:t>Redis</w:t>
      </w:r>
      <w:r>
        <w:rPr>
          <w:rFonts w:ascii="Microsoft Yahei" w:hAnsi="Microsoft Yahei"/>
          <w:color w:val="565F69"/>
          <w:sz w:val="18"/>
          <w:szCs w:val="18"/>
        </w:rPr>
        <w:t>和</w:t>
      </w:r>
      <w:r>
        <w:rPr>
          <w:rFonts w:ascii="Microsoft Yahei" w:hAnsi="Microsoft Yahei"/>
          <w:color w:val="565F69"/>
          <w:sz w:val="18"/>
          <w:szCs w:val="18"/>
        </w:rPr>
        <w:t>MySQL</w:t>
      </w:r>
      <w:r>
        <w:rPr>
          <w:rFonts w:ascii="Microsoft Yahei" w:hAnsi="Microsoft Yahei"/>
          <w:color w:val="565F69"/>
          <w:sz w:val="18"/>
          <w:szCs w:val="18"/>
        </w:rPr>
        <w:t>服务器。当下这个策略还存在一定的发展空间，</w:t>
      </w:r>
      <w:r>
        <w:rPr>
          <w:rFonts w:ascii="Microsoft Yahei" w:hAnsi="Microsoft Yahei"/>
          <w:color w:val="565F69"/>
          <w:sz w:val="18"/>
          <w:szCs w:val="18"/>
        </w:rPr>
        <w:t>Redis</w:t>
      </w:r>
      <w:r>
        <w:rPr>
          <w:rFonts w:ascii="Microsoft Yahei" w:hAnsi="Microsoft Yahei"/>
          <w:color w:val="565F69"/>
          <w:sz w:val="18"/>
          <w:szCs w:val="18"/>
        </w:rPr>
        <w:t>运行在一个</w:t>
      </w:r>
      <w:r>
        <w:rPr>
          <w:rFonts w:ascii="Microsoft Yahei" w:hAnsi="Microsoft Yahei"/>
          <w:color w:val="565F69"/>
          <w:sz w:val="18"/>
          <w:szCs w:val="18"/>
        </w:rPr>
        <w:t>126GB</w:t>
      </w:r>
      <w:r>
        <w:rPr>
          <w:rFonts w:ascii="Microsoft Yahei" w:hAnsi="Microsoft Yahei"/>
          <w:color w:val="565F69"/>
          <w:sz w:val="18"/>
          <w:szCs w:val="18"/>
        </w:rPr>
        <w:t>内存的服务器上，扩展到</w:t>
      </w:r>
      <w:r>
        <w:rPr>
          <w:rFonts w:ascii="Microsoft Yahei" w:hAnsi="Microsoft Yahei"/>
          <w:color w:val="565F69"/>
          <w:sz w:val="18"/>
          <w:szCs w:val="18"/>
        </w:rPr>
        <w:t>256GB</w:t>
      </w:r>
      <w:r>
        <w:rPr>
          <w:rFonts w:ascii="Microsoft Yahei" w:hAnsi="Microsoft Yahei"/>
          <w:color w:val="565F69"/>
          <w:sz w:val="18"/>
          <w:szCs w:val="18"/>
        </w:rPr>
        <w:t>也并不困难。当然，这样的服务器也存在劣势，比如快照，又或是是简单的启动</w:t>
      </w:r>
      <w:r>
        <w:rPr>
          <w:rFonts w:ascii="Microsoft Yahei" w:hAnsi="Microsoft Yahei"/>
          <w:color w:val="565F69"/>
          <w:sz w:val="18"/>
          <w:szCs w:val="18"/>
        </w:rPr>
        <w:t>——Redis</w:t>
      </w:r>
      <w:r>
        <w:rPr>
          <w:rFonts w:ascii="Microsoft Yahei" w:hAnsi="Microsoft Yahei"/>
          <w:color w:val="565F69"/>
          <w:sz w:val="18"/>
          <w:szCs w:val="18"/>
        </w:rPr>
        <w:t>服务器启动需要很长的时间。</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在纵向扩展失效后进行的必然是横向扩展，值得高兴的是，项目开始时我们就为数据准备了一个易于分片的结构：</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lastRenderedPageBreak/>
        <w:t>在</w:t>
      </w:r>
      <w:r>
        <w:rPr>
          <w:rFonts w:ascii="Microsoft Yahei" w:hAnsi="Microsoft Yahei"/>
          <w:color w:val="565F69"/>
          <w:sz w:val="18"/>
          <w:szCs w:val="18"/>
        </w:rPr>
        <w:t>Redis</w:t>
      </w:r>
      <w:r>
        <w:rPr>
          <w:rFonts w:ascii="Microsoft Yahei" w:hAnsi="Microsoft Yahei"/>
          <w:color w:val="565F69"/>
          <w:sz w:val="18"/>
          <w:szCs w:val="18"/>
        </w:rPr>
        <w:t>中，我们为记录使用了</w:t>
      </w:r>
      <w:r>
        <w:rPr>
          <w:rFonts w:ascii="Microsoft Yahei" w:hAnsi="Microsoft Yahei"/>
          <w:color w:val="565F69"/>
          <w:sz w:val="18"/>
          <w:szCs w:val="18"/>
        </w:rPr>
        <w:t>4</w:t>
      </w:r>
      <w:r>
        <w:rPr>
          <w:rFonts w:ascii="Microsoft Yahei" w:hAnsi="Microsoft Yahei"/>
          <w:color w:val="565F69"/>
          <w:sz w:val="18"/>
          <w:szCs w:val="18"/>
        </w:rPr>
        <w:t>个</w:t>
      </w:r>
      <w:r>
        <w:rPr>
          <w:rFonts w:ascii="Microsoft Yahei" w:hAnsi="Microsoft Yahei"/>
          <w:color w:val="565F69"/>
          <w:sz w:val="18"/>
          <w:szCs w:val="18"/>
        </w:rPr>
        <w:t>“heavy”</w:t>
      </w:r>
      <w:r>
        <w:rPr>
          <w:rFonts w:ascii="Microsoft Yahei" w:hAnsi="Microsoft Yahei"/>
          <w:color w:val="565F69"/>
          <w:sz w:val="18"/>
          <w:szCs w:val="18"/>
        </w:rPr>
        <w:t>类型。基于数据类型，它们可以分片到</w:t>
      </w:r>
      <w:r>
        <w:rPr>
          <w:rFonts w:ascii="Microsoft Yahei" w:hAnsi="Microsoft Yahei"/>
          <w:color w:val="565F69"/>
          <w:sz w:val="18"/>
          <w:szCs w:val="18"/>
        </w:rPr>
        <w:t>4</w:t>
      </w:r>
      <w:r>
        <w:rPr>
          <w:rFonts w:ascii="Microsoft Yahei" w:hAnsi="Microsoft Yahei"/>
          <w:color w:val="565F69"/>
          <w:sz w:val="18"/>
          <w:szCs w:val="18"/>
        </w:rPr>
        <w:t>个服务器上。我们避免使用哈希分片，而是选择基于记录类型分片。这种情况下，我们仍然可以运行</w:t>
      </w:r>
      <w:r>
        <w:rPr>
          <w:rFonts w:ascii="Microsoft Yahei" w:hAnsi="Microsoft Yahei"/>
          <w:color w:val="565F69"/>
          <w:sz w:val="18"/>
          <w:szCs w:val="18"/>
        </w:rPr>
        <w:t>MGET</w:t>
      </w:r>
      <w:r>
        <w:rPr>
          <w:rFonts w:ascii="Microsoft Yahei" w:hAnsi="Microsoft Yahei"/>
          <w:color w:val="565F69"/>
          <w:sz w:val="18"/>
          <w:szCs w:val="18"/>
        </w:rPr>
        <w:t>，它始终在一种类型键上执行。</w:t>
      </w:r>
    </w:p>
    <w:p w:rsidR="00695F72" w:rsidRDefault="00695F72" w:rsidP="00695F72">
      <w:pPr>
        <w:pStyle w:val="a7"/>
        <w:spacing w:before="0" w:beforeAutospacing="0" w:after="120" w:afterAutospacing="0" w:line="480" w:lineRule="auto"/>
        <w:rPr>
          <w:rFonts w:ascii="Microsoft Yahei" w:hAnsi="Microsoft Yahei" w:hint="eastAsia"/>
          <w:color w:val="565F69"/>
          <w:sz w:val="18"/>
          <w:szCs w:val="18"/>
        </w:rPr>
      </w:pPr>
      <w:r>
        <w:rPr>
          <w:rFonts w:ascii="Microsoft Yahei" w:hAnsi="Microsoft Yahei"/>
          <w:color w:val="565F69"/>
          <w:sz w:val="18"/>
          <w:szCs w:val="18"/>
        </w:rPr>
        <w:t>在</w:t>
      </w:r>
      <w:r>
        <w:rPr>
          <w:rFonts w:ascii="Microsoft Yahei" w:hAnsi="Microsoft Yahei"/>
          <w:color w:val="565F69"/>
          <w:sz w:val="18"/>
          <w:szCs w:val="18"/>
        </w:rPr>
        <w:t>MySQL</w:t>
      </w:r>
      <w:r>
        <w:rPr>
          <w:rFonts w:ascii="Microsoft Yahei" w:hAnsi="Microsoft Yahei"/>
          <w:color w:val="565F69"/>
          <w:sz w:val="18"/>
          <w:szCs w:val="18"/>
        </w:rPr>
        <w:t>上，结构化的表格非常易于向另一台服务器上迁移</w:t>
      </w:r>
      <w:r>
        <w:rPr>
          <w:rFonts w:ascii="Microsoft Yahei" w:hAnsi="Microsoft Yahei"/>
          <w:color w:val="565F69"/>
          <w:sz w:val="18"/>
          <w:szCs w:val="18"/>
        </w:rPr>
        <w:t>——</w:t>
      </w:r>
      <w:r>
        <w:rPr>
          <w:rFonts w:ascii="Microsoft Yahei" w:hAnsi="Microsoft Yahei"/>
          <w:color w:val="565F69"/>
          <w:sz w:val="18"/>
          <w:szCs w:val="18"/>
        </w:rPr>
        <w:t>同样基于记录类型（表格）。当然，一旦基于记录类型的分片不再奏效，我们将转移至哈希。</w:t>
      </w:r>
    </w:p>
    <w:p w:rsidR="00695F72" w:rsidRDefault="00695F72" w:rsidP="00695F72">
      <w:pPr>
        <w:pStyle w:val="2"/>
        <w:spacing w:before="0" w:beforeAutospacing="0" w:after="63" w:afterAutospacing="0" w:line="360" w:lineRule="atLeast"/>
        <w:rPr>
          <w:rFonts w:ascii="Helvetica" w:hAnsi="Helvetica" w:cs="Helvetica"/>
          <w:b w:val="0"/>
          <w:bCs w:val="0"/>
          <w:color w:val="333333"/>
          <w:sz w:val="23"/>
          <w:szCs w:val="23"/>
        </w:rPr>
      </w:pPr>
      <w:r>
        <w:rPr>
          <w:rStyle w:val="a8"/>
          <w:rFonts w:ascii="Helvetica" w:hAnsi="Helvetica" w:cs="Helvetica"/>
          <w:color w:val="333333"/>
          <w:sz w:val="23"/>
          <w:szCs w:val="23"/>
        </w:rPr>
        <w:t>学到的知识</w:t>
      </w:r>
    </w:p>
    <w:p w:rsidR="00695F72" w:rsidRDefault="00695F72" w:rsidP="00695F72">
      <w:pPr>
        <w:widowControl/>
        <w:numPr>
          <w:ilvl w:val="0"/>
          <w:numId w:val="32"/>
        </w:numPr>
        <w:spacing w:line="360" w:lineRule="atLeast"/>
        <w:ind w:left="0"/>
        <w:jc w:val="left"/>
        <w:rPr>
          <w:rFonts w:ascii="Microsoft Yahei" w:hAnsi="Microsoft Yahei" w:cs="宋体" w:hint="eastAsia"/>
          <w:color w:val="565F69"/>
          <w:sz w:val="18"/>
          <w:szCs w:val="18"/>
        </w:rPr>
      </w:pPr>
      <w:r>
        <w:rPr>
          <w:rStyle w:val="a8"/>
          <w:rFonts w:ascii="Microsoft Yahei" w:hAnsi="Microsoft Yahei"/>
          <w:b w:val="0"/>
          <w:bCs w:val="0"/>
          <w:color w:val="565F69"/>
          <w:sz w:val="18"/>
          <w:szCs w:val="18"/>
        </w:rPr>
        <w:t>不要共享你的数据库。</w:t>
      </w:r>
      <w:r>
        <w:rPr>
          <w:rFonts w:ascii="Microsoft Yahei" w:hAnsi="Microsoft Yahei"/>
          <w:color w:val="565F69"/>
          <w:sz w:val="18"/>
          <w:szCs w:val="18"/>
        </w:rPr>
        <w:t>一旦一个前端网站期望切换会话处理到</w:t>
      </w:r>
      <w:r>
        <w:rPr>
          <w:rFonts w:ascii="Microsoft Yahei" w:hAnsi="Microsoft Yahei"/>
          <w:color w:val="565F69"/>
          <w:sz w:val="18"/>
          <w:szCs w:val="18"/>
        </w:rPr>
        <w:t>Redis</w:t>
      </w:r>
      <w:r>
        <w:rPr>
          <w:rFonts w:ascii="Microsoft Yahei" w:hAnsi="Microsoft Yahei"/>
          <w:color w:val="565F69"/>
          <w:sz w:val="18"/>
          <w:szCs w:val="18"/>
        </w:rPr>
        <w:t>，</w:t>
      </w:r>
      <w:r>
        <w:rPr>
          <w:rFonts w:ascii="Microsoft Yahei" w:hAnsi="Microsoft Yahei"/>
          <w:color w:val="565F69"/>
          <w:sz w:val="18"/>
          <w:szCs w:val="18"/>
        </w:rPr>
        <w:t>Redis</w:t>
      </w:r>
      <w:r>
        <w:rPr>
          <w:rFonts w:ascii="Microsoft Yahei" w:hAnsi="Microsoft Yahei"/>
          <w:color w:val="565F69"/>
          <w:sz w:val="18"/>
          <w:szCs w:val="18"/>
        </w:rPr>
        <w:t>缓存空间将被耗尽，同时它会拒绝应用程序保存下一个缓存键。这样一来所有的缓存将转至</w:t>
      </w:r>
      <w:r>
        <w:rPr>
          <w:rFonts w:ascii="Microsoft Yahei" w:hAnsi="Microsoft Yahei"/>
          <w:color w:val="565F69"/>
          <w:sz w:val="18"/>
          <w:szCs w:val="18"/>
        </w:rPr>
        <w:t>MySQL</w:t>
      </w:r>
      <w:r>
        <w:rPr>
          <w:rFonts w:ascii="Microsoft Yahei" w:hAnsi="Microsoft Yahei"/>
          <w:color w:val="565F69"/>
          <w:sz w:val="18"/>
          <w:szCs w:val="18"/>
        </w:rPr>
        <w:t>服务器，这将导致大量开销。</w:t>
      </w:r>
    </w:p>
    <w:p w:rsidR="00695F72" w:rsidRDefault="00695F72" w:rsidP="00695F72">
      <w:pPr>
        <w:widowControl/>
        <w:numPr>
          <w:ilvl w:val="0"/>
          <w:numId w:val="32"/>
        </w:numPr>
        <w:spacing w:line="360" w:lineRule="atLeast"/>
        <w:ind w:left="0"/>
        <w:jc w:val="left"/>
        <w:rPr>
          <w:rFonts w:ascii="Microsoft Yahei" w:hAnsi="Microsoft Yahei" w:hint="eastAsia"/>
          <w:color w:val="565F69"/>
          <w:sz w:val="18"/>
          <w:szCs w:val="18"/>
        </w:rPr>
      </w:pPr>
      <w:r>
        <w:rPr>
          <w:rStyle w:val="a8"/>
          <w:rFonts w:ascii="Microsoft Yahei" w:hAnsi="Microsoft Yahei"/>
          <w:b w:val="0"/>
          <w:bCs w:val="0"/>
          <w:color w:val="565F69"/>
          <w:sz w:val="18"/>
          <w:szCs w:val="18"/>
        </w:rPr>
        <w:t>日志越详细越好。</w:t>
      </w:r>
      <w:r>
        <w:rPr>
          <w:rFonts w:ascii="Microsoft Yahei" w:hAnsi="Microsoft Yahei"/>
          <w:color w:val="565F69"/>
          <w:sz w:val="18"/>
          <w:szCs w:val="18"/>
        </w:rPr>
        <w:t>如果</w:t>
      </w:r>
      <w:r>
        <w:rPr>
          <w:rFonts w:ascii="Microsoft Yahei" w:hAnsi="Microsoft Yahei"/>
          <w:color w:val="565F69"/>
          <w:sz w:val="18"/>
          <w:szCs w:val="18"/>
        </w:rPr>
        <w:t>log-lines</w:t>
      </w:r>
      <w:r>
        <w:rPr>
          <w:rFonts w:ascii="Microsoft Yahei" w:hAnsi="Microsoft Yahei"/>
          <w:color w:val="565F69"/>
          <w:sz w:val="18"/>
          <w:szCs w:val="18"/>
        </w:rPr>
        <w:t>中没有足够的信息，快速</w:t>
      </w:r>
      <w:r>
        <w:rPr>
          <w:rFonts w:ascii="Microsoft Yahei" w:hAnsi="Microsoft Yahei"/>
          <w:color w:val="565F69"/>
          <w:sz w:val="18"/>
          <w:szCs w:val="18"/>
        </w:rPr>
        <w:t>Debug</w:t>
      </w:r>
      <w:r>
        <w:rPr>
          <w:rFonts w:ascii="Microsoft Yahei" w:hAnsi="Microsoft Yahei"/>
          <w:color w:val="565F69"/>
          <w:sz w:val="18"/>
          <w:szCs w:val="18"/>
        </w:rPr>
        <w:t>问题定位将成为难点。如此一来，你不得不等待一个又一个问题发生，直到找到根结所在。</w:t>
      </w:r>
    </w:p>
    <w:p w:rsidR="00695F72" w:rsidRDefault="00695F72" w:rsidP="00695F72">
      <w:pPr>
        <w:widowControl/>
        <w:numPr>
          <w:ilvl w:val="0"/>
          <w:numId w:val="32"/>
        </w:numPr>
        <w:spacing w:line="360" w:lineRule="atLeast"/>
        <w:ind w:left="0"/>
        <w:jc w:val="left"/>
        <w:rPr>
          <w:rFonts w:ascii="Microsoft Yahei" w:hAnsi="Microsoft Yahei" w:hint="eastAsia"/>
          <w:color w:val="565F69"/>
          <w:sz w:val="18"/>
          <w:szCs w:val="18"/>
        </w:rPr>
      </w:pPr>
      <w:r>
        <w:rPr>
          <w:rStyle w:val="a8"/>
          <w:rFonts w:ascii="Microsoft Yahei" w:hAnsi="Microsoft Yahei"/>
          <w:b w:val="0"/>
          <w:bCs w:val="0"/>
          <w:color w:val="565F69"/>
          <w:sz w:val="18"/>
          <w:szCs w:val="18"/>
        </w:rPr>
        <w:t>架构中使用复杂的框架并不意味着低性能。</w:t>
      </w:r>
      <w:r>
        <w:rPr>
          <w:rFonts w:ascii="Microsoft Yahei" w:hAnsi="Microsoft Yahei"/>
          <w:color w:val="565F69"/>
          <w:sz w:val="18"/>
          <w:szCs w:val="18"/>
        </w:rPr>
        <w:t>许多人惊讶我们使用全堆栈框架来支撑如此流量应用程序，其秘诀在于更聪明的使用工具，否则即使是</w:t>
      </w:r>
      <w:r>
        <w:rPr>
          <w:rFonts w:ascii="Microsoft Yahei" w:hAnsi="Microsoft Yahei"/>
          <w:color w:val="565F69"/>
          <w:sz w:val="18"/>
          <w:szCs w:val="18"/>
        </w:rPr>
        <w:t>Node.js</w:t>
      </w:r>
      <w:r>
        <w:rPr>
          <w:rFonts w:ascii="Microsoft Yahei" w:hAnsi="Microsoft Yahei"/>
          <w:color w:val="565F69"/>
          <w:sz w:val="18"/>
          <w:szCs w:val="18"/>
        </w:rPr>
        <w:t>也可能变得很慢。选择一个提供良好开发环境的技术，没有人期望使用一堆不友好的工具，这将降低开发团队士气。</w:t>
      </w:r>
    </w:p>
    <w:p w:rsidR="00695F72" w:rsidRDefault="00695F72">
      <w:r>
        <w:rPr>
          <w:rFonts w:ascii="Microsoft Yahei" w:hAnsi="Microsoft Yahei"/>
          <w:color w:val="565F69"/>
          <w:sz w:val="18"/>
          <w:szCs w:val="18"/>
          <w:shd w:val="clear" w:color="auto" w:fill="FFFFFF"/>
        </w:rPr>
        <w:t>原文链接：</w:t>
      </w:r>
      <w:hyperlink w:tgtFrame="_blank" w:history="1">
        <w:r>
          <w:rPr>
            <w:rStyle w:val="a5"/>
            <w:rFonts w:ascii="Microsoft Yahei" w:hAnsi="Microsoft Yahei"/>
            <w:color w:val="2B91E8"/>
            <w:sz w:val="18"/>
            <w:szCs w:val="18"/>
            <w:shd w:val="clear" w:color="auto" w:fill="FFFFFF"/>
          </w:rPr>
          <w:t>The Easy Way Of Building A Growing Startup Architecture Using HAProxy, PHP, Redis And MySQL To Handle 1 Billion Requests A Week</w:t>
        </w:r>
      </w:hyperlink>
    </w:p>
    <w:p w:rsidR="00695F72" w:rsidRDefault="00695F72">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p>
    <w:p w:rsidR="00C70DFD" w:rsidRDefault="00C70DFD">
      <w:pPr>
        <w:rPr>
          <w:rFonts w:hint="eastAsia"/>
        </w:rPr>
      </w:pPr>
      <w:r w:rsidRPr="00C70DFD">
        <w:lastRenderedPageBreak/>
        <w:t>http://www.tokiwinter.com/highly-available-load-balancing-of-apache-tomcat-using-haproxy-stunnel-and-keepalived/</w:t>
      </w:r>
    </w:p>
    <w:p w:rsidR="00C70DFD" w:rsidRDefault="00C70DFD" w:rsidP="00C70DFD">
      <w:pPr>
        <w:pStyle w:val="1"/>
        <w:spacing w:before="0" w:beforeAutospacing="0" w:after="0" w:afterAutospacing="0"/>
        <w:textAlignment w:val="baseline"/>
        <w:rPr>
          <w:b w:val="0"/>
          <w:bCs w:val="0"/>
        </w:rPr>
      </w:pPr>
      <w:r>
        <w:rPr>
          <w:b w:val="0"/>
          <w:bCs w:val="0"/>
        </w:rPr>
        <w:t>Highly-Available Load Balancing of Apache Tomcat using HAProxy, stunnel and keepalived</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This article will describe the process required to set up a highly-available SSL-enabled load balancer using HAProxy,</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Style w:val="apple-converted-space"/>
          <w:rFonts w:ascii="Helvetica" w:hAnsi="Helvetica" w:cs="Helvetica"/>
          <w:color w:val="444444"/>
          <w:sz w:val="18"/>
          <w:szCs w:val="18"/>
        </w:rPr>
        <w:t> </w:t>
      </w:r>
      <w:r>
        <w:rPr>
          <w:rFonts w:ascii="Helvetica" w:hAnsi="Helvetica" w:cs="Helvetica"/>
          <w:color w:val="444444"/>
          <w:sz w:val="18"/>
          <w:szCs w:val="18"/>
        </w:rPr>
        <w:t>and</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keepalived</w:t>
      </w:r>
      <w:r>
        <w:rPr>
          <w:rStyle w:val="apple-converted-space"/>
          <w:rFonts w:ascii="Helvetica" w:hAnsi="Helvetica" w:cs="Helvetica"/>
          <w:color w:val="444444"/>
          <w:sz w:val="18"/>
          <w:szCs w:val="18"/>
        </w:rPr>
        <w:t> </w:t>
      </w:r>
      <w:r>
        <w:rPr>
          <w:rFonts w:ascii="Helvetica" w:hAnsi="Helvetica" w:cs="Helvetica"/>
          <w:color w:val="444444"/>
          <w:sz w:val="18"/>
          <w:szCs w:val="18"/>
        </w:rPr>
        <w:t>to front a pair of Apache Tomcat instances.</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The configuration will start off simple, and extend and grow as more functionality is added. First, a session-aware HAProxy load balancer is configured. Next, Tomcat clustering is configured with session replication and the responsibility for maintaining session state is moved to Tomcat. Then,</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keepalived</w:t>
      </w:r>
      <w:r>
        <w:rPr>
          <w:rStyle w:val="apple-converted-space"/>
          <w:rFonts w:ascii="Helvetica" w:hAnsi="Helvetica" w:cs="Helvetica"/>
          <w:color w:val="444444"/>
          <w:sz w:val="18"/>
          <w:szCs w:val="18"/>
        </w:rPr>
        <w:t> </w:t>
      </w:r>
      <w:r>
        <w:rPr>
          <w:rFonts w:ascii="Helvetica" w:hAnsi="Helvetica" w:cs="Helvetica"/>
          <w:color w:val="444444"/>
          <w:sz w:val="18"/>
          <w:szCs w:val="18"/>
        </w:rPr>
        <w:t>is added – providing a failover IP between HAProxy instances running on two nodes. The solution is then fully HA. To complete the article, SSL support will be enabled by way of adding</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Style w:val="apple-converted-space"/>
          <w:rFonts w:ascii="Helvetica" w:hAnsi="Helvetica" w:cs="Helvetica"/>
          <w:color w:val="444444"/>
          <w:sz w:val="18"/>
          <w:szCs w:val="18"/>
        </w:rPr>
        <w:t> </w:t>
      </w:r>
      <w:r>
        <w:rPr>
          <w:rFonts w:ascii="Helvetica" w:hAnsi="Helvetica" w:cs="Helvetica"/>
          <w:color w:val="444444"/>
          <w:sz w:val="18"/>
          <w:szCs w:val="18"/>
        </w:rPr>
        <w:t>in front of the HAProxy instances, and a few cleanup tasks performed.</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Faithful</w:t>
      </w:r>
      <w:r>
        <w:rPr>
          <w:rStyle w:val="apple-converted-space"/>
          <w:rFonts w:ascii="Helvetica" w:hAnsi="Helvetica" w:cs="Helvetica"/>
          <w:color w:val="444444"/>
          <w:sz w:val="18"/>
          <w:szCs w:val="18"/>
        </w:rPr>
        <w:t> </w:t>
      </w:r>
      <w:r>
        <w:rPr>
          <w:rStyle w:val="a8"/>
          <w:rFonts w:ascii="Helvetica" w:hAnsi="Helvetica" w:cs="Helvetica"/>
          <w:color w:val="444444"/>
          <w:sz w:val="18"/>
          <w:szCs w:val="18"/>
          <w:bdr w:val="none" w:sz="0" w:space="0" w:color="auto" w:frame="1"/>
        </w:rPr>
        <w:t>dolan</w:t>
      </w:r>
      <w:r>
        <w:rPr>
          <w:rStyle w:val="apple-converted-space"/>
          <w:rFonts w:ascii="Helvetica" w:hAnsi="Helvetica" w:cs="Helvetica"/>
          <w:color w:val="444444"/>
          <w:sz w:val="18"/>
          <w:szCs w:val="18"/>
        </w:rPr>
        <w:t> </w:t>
      </w:r>
      <w:r>
        <w:rPr>
          <w:rFonts w:ascii="Helvetica" w:hAnsi="Helvetica" w:cs="Helvetica"/>
          <w:color w:val="444444"/>
          <w:sz w:val="18"/>
          <w:szCs w:val="18"/>
        </w:rPr>
        <w:t>and</w:t>
      </w:r>
      <w:r>
        <w:rPr>
          <w:rStyle w:val="apple-converted-space"/>
          <w:rFonts w:ascii="Helvetica" w:hAnsi="Helvetica" w:cs="Helvetica"/>
          <w:color w:val="444444"/>
          <w:sz w:val="18"/>
          <w:szCs w:val="18"/>
        </w:rPr>
        <w:t> </w:t>
      </w:r>
      <w:r>
        <w:rPr>
          <w:rStyle w:val="a8"/>
          <w:rFonts w:ascii="Helvetica" w:hAnsi="Helvetica" w:cs="Helvetica"/>
          <w:color w:val="444444"/>
          <w:sz w:val="18"/>
          <w:szCs w:val="18"/>
          <w:bdr w:val="none" w:sz="0" w:space="0" w:color="auto" w:frame="1"/>
        </w:rPr>
        <w:t>gooby</w:t>
      </w:r>
      <w:r>
        <w:rPr>
          <w:rStyle w:val="apple-converted-space"/>
          <w:rFonts w:ascii="Helvetica" w:hAnsi="Helvetica" w:cs="Helvetica"/>
          <w:color w:val="444444"/>
          <w:sz w:val="18"/>
          <w:szCs w:val="18"/>
        </w:rPr>
        <w:t> </w:t>
      </w:r>
      <w:r>
        <w:rPr>
          <w:rFonts w:ascii="Helvetica" w:hAnsi="Helvetica" w:cs="Helvetica"/>
          <w:color w:val="444444"/>
          <w:sz w:val="18"/>
          <w:szCs w:val="18"/>
        </w:rPr>
        <w:t>will be used for this in my lab environment. Each of the servers is running CentOS 6.3 x86_64 and already has a Tomcat instance installed to</w:t>
      </w:r>
      <w:r>
        <w:rPr>
          <w:rStyle w:val="HTML"/>
          <w:rFonts w:ascii="Consolas" w:hAnsi="Consolas" w:cs="Consolas"/>
          <w:color w:val="444444"/>
          <w:bdr w:val="none" w:sz="0" w:space="0" w:color="auto" w:frame="1"/>
        </w:rPr>
        <w:t>/usr/local/tomcat7</w:t>
      </w:r>
      <w:r>
        <w:rPr>
          <w:rStyle w:val="apple-converted-space"/>
          <w:rFonts w:ascii="Helvetica" w:hAnsi="Helvetica" w:cs="Helvetica"/>
          <w:color w:val="444444"/>
          <w:sz w:val="18"/>
          <w:szCs w:val="18"/>
        </w:rPr>
        <w:t> </w:t>
      </w:r>
      <w:r>
        <w:rPr>
          <w:rFonts w:ascii="Helvetica" w:hAnsi="Helvetica" w:cs="Helvetica"/>
          <w:color w:val="444444"/>
          <w:sz w:val="18"/>
          <w:szCs w:val="18"/>
        </w:rPr>
        <w:t>(running as the tomcat user).</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159.65pt;height:57.6pt" o:ole="">
            <v:imagedata r:id="rId90" o:title=""/>
          </v:shape>
          <w:control r:id="rId91" w:name="DefaultOcxName" w:shapeid="_x0000_i1157"/>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3</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cn"/>
                <w:rFonts w:ascii="inherit" w:hAnsi="inherit"/>
                <w:color w:val="000000"/>
                <w:sz w:val="15"/>
                <w:szCs w:val="15"/>
                <w:bdr w:val="none" w:sz="0" w:space="0" w:color="auto" w:frame="1"/>
              </w:rPr>
              <w:t>172.16.18.169</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dolan </w:t>
            </w:r>
            <w:r>
              <w:rPr>
                <w:rStyle w:val="crayon-v"/>
                <w:rFonts w:ascii="inherit" w:hAnsi="inherit"/>
                <w:color w:val="000000"/>
                <w:sz w:val="15"/>
                <w:szCs w:val="15"/>
                <w:bdr w:val="none" w:sz="0" w:space="0" w:color="auto" w:frame="1"/>
              </w:rPr>
              <w:t>www1</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tokiwinter</w:t>
            </w:r>
            <w:r>
              <w:rPr>
                <w:rStyle w:val="crayon-sy"/>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com</w:t>
            </w:r>
          </w:p>
          <w:p w:rsidR="00C70DFD" w:rsidRDefault="00C70DFD">
            <w:pPr>
              <w:spacing w:line="480" w:lineRule="auto"/>
              <w:textAlignment w:val="baseline"/>
              <w:rPr>
                <w:rFonts w:ascii="inherit" w:hAnsi="inherit"/>
                <w:color w:val="000000"/>
                <w:sz w:val="15"/>
                <w:szCs w:val="15"/>
              </w:rPr>
            </w:pPr>
            <w:r>
              <w:rPr>
                <w:rStyle w:val="crayon-cn"/>
                <w:rFonts w:ascii="inherit" w:hAnsi="inherit"/>
                <w:color w:val="000000"/>
                <w:sz w:val="15"/>
                <w:szCs w:val="15"/>
                <w:bdr w:val="none" w:sz="0" w:space="0" w:color="auto" w:frame="1"/>
              </w:rPr>
              <w:t>172.16.18.172</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gooby </w:t>
            </w:r>
            <w:r>
              <w:rPr>
                <w:rStyle w:val="crayon-v"/>
                <w:rFonts w:ascii="inherit" w:hAnsi="inherit"/>
                <w:color w:val="000000"/>
                <w:sz w:val="15"/>
                <w:szCs w:val="15"/>
                <w:bdr w:val="none" w:sz="0" w:space="0" w:color="auto" w:frame="1"/>
              </w:rPr>
              <w:t>www2</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tokiwinter</w:t>
            </w:r>
            <w:r>
              <w:rPr>
                <w:rStyle w:val="crayon-sy"/>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com</w:t>
            </w:r>
          </w:p>
          <w:p w:rsidR="00C70DFD" w:rsidRDefault="00C70DFD">
            <w:pPr>
              <w:spacing w:line="480" w:lineRule="auto"/>
              <w:textAlignment w:val="baseline"/>
              <w:rPr>
                <w:rFonts w:ascii="inherit" w:eastAsia="宋体" w:hAnsi="inherit" w:cs="宋体"/>
                <w:color w:val="000000"/>
                <w:sz w:val="15"/>
                <w:szCs w:val="15"/>
              </w:rPr>
            </w:pPr>
            <w:r>
              <w:rPr>
                <w:rStyle w:val="crayon-cn"/>
                <w:rFonts w:ascii="inherit" w:hAnsi="inherit"/>
                <w:color w:val="000000"/>
                <w:sz w:val="15"/>
                <w:szCs w:val="15"/>
                <w:bdr w:val="none" w:sz="0" w:space="0" w:color="auto" w:frame="1"/>
              </w:rPr>
              <w:t>172.16.18.199</w:t>
            </w: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vip</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address</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As you can see, I’ve also reserved an IP address for our floating IP (or Virtual IP – VIP).</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The end goal is to have</w:t>
      </w:r>
      <w:r>
        <w:rPr>
          <w:rStyle w:val="apple-converted-space"/>
          <w:rFonts w:ascii="Helvetica" w:hAnsi="Helvetica" w:cs="Helvetica"/>
          <w:color w:val="444444"/>
          <w:sz w:val="18"/>
          <w:szCs w:val="18"/>
        </w:rPr>
        <w:t> </w:t>
      </w:r>
      <w:r>
        <w:rPr>
          <w:rStyle w:val="a8"/>
          <w:rFonts w:ascii="Helvetica" w:hAnsi="Helvetica" w:cs="Helvetica"/>
          <w:color w:val="444444"/>
          <w:sz w:val="18"/>
          <w:szCs w:val="18"/>
          <w:bdr w:val="none" w:sz="0" w:space="0" w:color="auto" w:frame="1"/>
        </w:rPr>
        <w:t>dolan</w:t>
      </w:r>
      <w:r>
        <w:rPr>
          <w:rStyle w:val="apple-converted-space"/>
          <w:rFonts w:ascii="Helvetica" w:hAnsi="Helvetica" w:cs="Helvetica"/>
          <w:color w:val="444444"/>
          <w:sz w:val="18"/>
          <w:szCs w:val="18"/>
        </w:rPr>
        <w:t> </w:t>
      </w:r>
      <w:r>
        <w:rPr>
          <w:rFonts w:ascii="Helvetica" w:hAnsi="Helvetica" w:cs="Helvetica"/>
          <w:color w:val="444444"/>
          <w:sz w:val="18"/>
          <w:szCs w:val="18"/>
        </w:rPr>
        <w:t>and</w:t>
      </w:r>
      <w:r>
        <w:rPr>
          <w:rStyle w:val="apple-converted-space"/>
          <w:rFonts w:ascii="Helvetica" w:hAnsi="Helvetica" w:cs="Helvetica"/>
          <w:color w:val="444444"/>
          <w:sz w:val="18"/>
          <w:szCs w:val="18"/>
        </w:rPr>
        <w:t> </w:t>
      </w:r>
      <w:r>
        <w:rPr>
          <w:rStyle w:val="a8"/>
          <w:rFonts w:ascii="Helvetica" w:hAnsi="Helvetica" w:cs="Helvetica"/>
          <w:color w:val="444444"/>
          <w:sz w:val="18"/>
          <w:szCs w:val="18"/>
          <w:bdr w:val="none" w:sz="0" w:space="0" w:color="auto" w:frame="1"/>
        </w:rPr>
        <w:t>gooby</w:t>
      </w:r>
      <w:r>
        <w:rPr>
          <w:rStyle w:val="apple-converted-space"/>
          <w:rFonts w:ascii="Helvetica" w:hAnsi="Helvetica" w:cs="Helvetica"/>
          <w:color w:val="444444"/>
          <w:sz w:val="18"/>
          <w:szCs w:val="18"/>
        </w:rPr>
        <w:t> </w:t>
      </w:r>
      <w:r>
        <w:rPr>
          <w:rFonts w:ascii="Helvetica" w:hAnsi="Helvetica" w:cs="Helvetica"/>
          <w:color w:val="444444"/>
          <w:sz w:val="18"/>
          <w:szCs w:val="18"/>
        </w:rPr>
        <w:t>both running Tomcat as before, also running their own HAProxy and</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Style w:val="apple-converted-space"/>
          <w:rFonts w:ascii="Helvetica" w:hAnsi="Helvetica" w:cs="Helvetica"/>
          <w:color w:val="444444"/>
          <w:sz w:val="18"/>
          <w:szCs w:val="18"/>
        </w:rPr>
        <w:t> </w:t>
      </w:r>
      <w:r>
        <w:rPr>
          <w:rFonts w:ascii="Helvetica" w:hAnsi="Helvetica" w:cs="Helvetica"/>
          <w:color w:val="444444"/>
          <w:sz w:val="18"/>
          <w:szCs w:val="18"/>
        </w:rPr>
        <w:t>instances but also running a failover VIP provided by</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keepalived</w:t>
      </w:r>
      <w:r>
        <w:rPr>
          <w:rFonts w:ascii="Helvetica" w:hAnsi="Helvetica" w:cs="Helvetica"/>
          <w:color w:val="444444"/>
          <w:sz w:val="18"/>
          <w:szCs w:val="18"/>
        </w:rPr>
        <w:t>.</w:t>
      </w:r>
    </w:p>
    <w:p w:rsidR="00C70DFD" w:rsidRDefault="00C70DFD" w:rsidP="00C70DFD">
      <w:pPr>
        <w:pStyle w:val="2"/>
        <w:shd w:val="clear" w:color="auto" w:fill="FFFFFF"/>
        <w:textAlignment w:val="baseline"/>
        <w:rPr>
          <w:rFonts w:ascii="Helvetica" w:hAnsi="Helvetica" w:cs="Helvetica"/>
          <w:color w:val="444444"/>
        </w:rPr>
      </w:pPr>
      <w:r>
        <w:rPr>
          <w:rFonts w:ascii="Helvetica" w:hAnsi="Helvetica" w:cs="Helvetica"/>
          <w:color w:val="444444"/>
        </w:rPr>
        <w:t>Session-aware Load Balancing with HAProxy</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First, download</w:t>
      </w:r>
      <w:r>
        <w:rPr>
          <w:rStyle w:val="apple-converted-space"/>
          <w:rFonts w:ascii="Helvetica" w:hAnsi="Helvetica" w:cs="Helvetica"/>
          <w:color w:val="444444"/>
          <w:sz w:val="18"/>
          <w:szCs w:val="18"/>
        </w:rPr>
        <w:t> </w:t>
      </w:r>
      <w:hyperlink r:id="rId92" w:tooltip="HAProxy" w:history="1">
        <w:r>
          <w:rPr>
            <w:rStyle w:val="a5"/>
            <w:rFonts w:ascii="Helvetica" w:hAnsi="Helvetica" w:cs="Helvetica"/>
            <w:color w:val="21759B"/>
            <w:sz w:val="18"/>
            <w:szCs w:val="18"/>
            <w:bdr w:val="none" w:sz="0" w:space="0" w:color="auto" w:frame="1"/>
          </w:rPr>
          <w:t>HAProxy</w:t>
        </w:r>
      </w:hyperlink>
      <w:r>
        <w:rPr>
          <w:rStyle w:val="apple-converted-space"/>
          <w:rFonts w:ascii="Helvetica" w:hAnsi="Helvetica" w:cs="Helvetica"/>
          <w:color w:val="444444"/>
          <w:sz w:val="18"/>
          <w:szCs w:val="18"/>
        </w:rPr>
        <w:t> </w:t>
      </w:r>
      <w:r>
        <w:rPr>
          <w:rFonts w:ascii="Helvetica" w:hAnsi="Helvetica" w:cs="Helvetica"/>
          <w:color w:val="444444"/>
          <w:sz w:val="18"/>
          <w:szCs w:val="18"/>
        </w:rPr>
        <w:t>and install to the default location (which will place the binary at</w:t>
      </w:r>
      <w:r>
        <w:rPr>
          <w:rStyle w:val="HTML"/>
          <w:rFonts w:ascii="Consolas" w:hAnsi="Consolas" w:cs="Consolas"/>
          <w:color w:val="444444"/>
          <w:bdr w:val="none" w:sz="0" w:space="0" w:color="auto" w:frame="1"/>
        </w:rPr>
        <w:t>/usr/local/sbin/haproxy</w:t>
      </w:r>
      <w:r>
        <w:rPr>
          <w:rFonts w:ascii="Helvetica" w:hAnsi="Helvetica" w:cs="Helvetica"/>
          <w:color w:val="444444"/>
          <w:sz w:val="18"/>
          <w:szCs w:val="18"/>
        </w:rPr>
        <w:t>, and expect its configuration to be at</w:t>
      </w:r>
      <w:r>
        <w:rPr>
          <w:rStyle w:val="HTML"/>
          <w:rFonts w:ascii="Consolas" w:hAnsi="Consolas" w:cs="Consolas"/>
          <w:color w:val="444444"/>
          <w:bdr w:val="none" w:sz="0" w:space="0" w:color="auto" w:frame="1"/>
        </w:rPr>
        <w:t>/etc/haproxy/haproxy.conf</w:t>
      </w:r>
      <w:r>
        <w:rPr>
          <w:rFonts w:ascii="Helvetica" w:hAnsi="Helvetica" w:cs="Helvetica"/>
          <w:color w:val="444444"/>
          <w:sz w:val="18"/>
          <w:szCs w:val="18"/>
        </w:rPr>
        <w: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lastRenderedPageBreak/>
        <w:object w:dxaOrig="225" w:dyaOrig="225">
          <v:shape id="_x0000_i1158" type="#_x0000_t75" style="width:159.65pt;height:57.6pt" o:ole="">
            <v:imagedata r:id="rId93" o:title=""/>
          </v:shape>
          <w:control r:id="rId94" w:name="DefaultOcxName1" w:shapeid="_x0000_i1158"/>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4</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cd /usr/local/src</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tar xzf haproxy-1.4.22.tar.gz</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make TARGET=linux2628</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make install</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Install the software on both nodes. Only configure on</w:t>
      </w:r>
      <w:r>
        <w:rPr>
          <w:rStyle w:val="apple-converted-space"/>
          <w:rFonts w:ascii="Helvetica" w:hAnsi="Helvetica" w:cs="Helvetica"/>
          <w:color w:val="444444"/>
          <w:sz w:val="18"/>
          <w:szCs w:val="18"/>
        </w:rPr>
        <w:t> </w:t>
      </w:r>
      <w:r>
        <w:rPr>
          <w:rStyle w:val="a8"/>
          <w:rFonts w:ascii="Helvetica" w:hAnsi="Helvetica" w:cs="Helvetica"/>
          <w:color w:val="444444"/>
          <w:sz w:val="18"/>
          <w:szCs w:val="18"/>
          <w:bdr w:val="none" w:sz="0" w:space="0" w:color="auto" w:frame="1"/>
        </w:rPr>
        <w:t>dolan</w:t>
      </w:r>
      <w:r>
        <w:rPr>
          <w:rStyle w:val="apple-converted-space"/>
          <w:rFonts w:ascii="Helvetica" w:hAnsi="Helvetica" w:cs="Helvetica"/>
          <w:color w:val="444444"/>
          <w:sz w:val="18"/>
          <w:szCs w:val="18"/>
        </w:rPr>
        <w:t> </w:t>
      </w:r>
      <w:r>
        <w:rPr>
          <w:rFonts w:ascii="Helvetica" w:hAnsi="Helvetica" w:cs="Helvetica"/>
          <w:color w:val="444444"/>
          <w:sz w:val="18"/>
          <w:szCs w:val="18"/>
        </w:rPr>
        <w:t>for now as HA will be added later. Create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haproxy.conf</w:t>
      </w:r>
      <w:r>
        <w:rPr>
          <w:rStyle w:val="apple-converted-space"/>
          <w:rFonts w:ascii="Helvetica" w:hAnsi="Helvetica" w:cs="Helvetica"/>
          <w:color w:val="444444"/>
          <w:sz w:val="18"/>
          <w:szCs w:val="18"/>
        </w:rPr>
        <w:t> </w:t>
      </w:r>
      <w:r>
        <w:rPr>
          <w:rFonts w:ascii="Helvetica" w:hAnsi="Helvetica" w:cs="Helvetica"/>
          <w:color w:val="444444"/>
          <w:sz w:val="18"/>
          <w:szCs w:val="18"/>
        </w:rPr>
        <w:t>as follows:</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51" type="#_x0000_t75" style="width:159.65pt;height:57.6pt" o:ole="">
            <v:imagedata r:id="rId95" o:title=""/>
          </v:shape>
          <w:control r:id="rId96" w:name="DefaultOcxName2" w:shapeid="_x0000_i1151"/>
        </w:object>
      </w:r>
    </w:p>
    <w:tbl>
      <w:tblPr>
        <w:tblW w:w="0" w:type="auto"/>
        <w:tblCellSpacing w:w="15" w:type="dxa"/>
        <w:tblInd w:w="-326" w:type="dxa"/>
        <w:tblCellMar>
          <w:top w:w="15" w:type="dxa"/>
          <w:left w:w="15" w:type="dxa"/>
          <w:bottom w:w="15" w:type="dxa"/>
          <w:right w:w="15" w:type="dxa"/>
        </w:tblCellMar>
        <w:tblLook w:val="04A0"/>
      </w:tblPr>
      <w:tblGrid>
        <w:gridCol w:w="225"/>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4</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5</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6</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7</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8</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9</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10</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lastRenderedPageBreak/>
              <w:t>13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14</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15</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16</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17</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18</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19</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20</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24</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25</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26</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27</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28</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29</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30</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lastRenderedPageBreak/>
              <w:t># mkdir /etc/haproxy</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vi /etc/haproxy/haproxy.conf</w:t>
            </w:r>
          </w:p>
          <w:p w:rsidR="00C70DFD" w:rsidRDefault="00C70DFD">
            <w:pPr>
              <w:spacing w:line="480" w:lineRule="auto"/>
              <w:textAlignment w:val="baseline"/>
              <w:rPr>
                <w:rFonts w:ascii="inherit" w:hAnsi="inherit"/>
                <w:color w:val="000000"/>
                <w:sz w:val="15"/>
                <w:szCs w:val="15"/>
              </w:rPr>
            </w:pPr>
            <w:r>
              <w:rPr>
                <w:rStyle w:val="crayon-m"/>
                <w:rFonts w:ascii="inherit" w:hAnsi="inherit"/>
                <w:color w:val="000000"/>
                <w:sz w:val="15"/>
                <w:szCs w:val="15"/>
                <w:bdr w:val="none" w:sz="0" w:space="0" w:color="auto" w:frame="1"/>
              </w:rPr>
              <w:t>global</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i"/>
                <w:rFonts w:ascii="inherit" w:hAnsi="inherit"/>
                <w:color w:val="000000"/>
                <w:sz w:val="15"/>
                <w:szCs w:val="15"/>
                <w:bdr w:val="none" w:sz="0" w:space="0" w:color="auto" w:frame="1"/>
              </w:rPr>
              <w:t>log</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127.0.0.1</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local0</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w:t>
            </w:r>
            <w:r>
              <w:rPr>
                <w:rStyle w:val="crayon-i"/>
                <w:rFonts w:ascii="inherit" w:hAnsi="inherit"/>
                <w:color w:val="000000"/>
                <w:sz w:val="15"/>
                <w:szCs w:val="15"/>
                <w:bdr w:val="none" w:sz="0" w:space="0" w:color="auto" w:frame="1"/>
              </w:rPr>
              <w:t>maxconn</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4096</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e"/>
                <w:rFonts w:ascii="inherit" w:hAnsi="inherit"/>
                <w:color w:val="000000"/>
                <w:sz w:val="15"/>
                <w:szCs w:val="15"/>
                <w:bdr w:val="none" w:sz="0" w:space="0" w:color="auto" w:frame="1"/>
              </w:rPr>
              <w:t>daemon</w:t>
            </w:r>
          </w:p>
          <w:p w:rsidR="00C70DFD" w:rsidRDefault="00C70DFD">
            <w:pPr>
              <w:spacing w:line="480" w:lineRule="auto"/>
              <w:textAlignment w:val="baseline"/>
              <w:rPr>
                <w:rFonts w:ascii="inherit" w:hAnsi="inherit"/>
                <w:color w:val="000000"/>
                <w:sz w:val="15"/>
                <w:szCs w:val="15"/>
              </w:rPr>
            </w:pPr>
            <w:r>
              <w:rPr>
                <w:rFonts w:ascii="inherit" w:hAnsi="inherit"/>
                <w:color w:val="000000"/>
                <w:sz w:val="15"/>
                <w:szCs w:val="15"/>
              </w:rPr>
              <w:t> </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defaults</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        log </w:t>
            </w:r>
            <w:r>
              <w:rPr>
                <w:rStyle w:val="crayon-m"/>
                <w:rFonts w:ascii="inherit" w:hAnsi="inherit"/>
                <w:color w:val="000000"/>
                <w:sz w:val="15"/>
                <w:szCs w:val="15"/>
                <w:bdr w:val="none" w:sz="0" w:space="0" w:color="auto" w:frame="1"/>
              </w:rPr>
              <w:t>global</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e"/>
                <w:rFonts w:ascii="inherit" w:hAnsi="inherit"/>
                <w:color w:val="000000"/>
                <w:sz w:val="15"/>
                <w:szCs w:val="15"/>
                <w:bdr w:val="none" w:sz="0" w:space="0" w:color="auto" w:frame="1"/>
              </w:rPr>
              <w:t>mode http</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option httplog</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option dontlognull</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lastRenderedPageBreak/>
              <w:t>        </w:t>
            </w:r>
            <w:r>
              <w:rPr>
                <w:rStyle w:val="crayon-i"/>
                <w:rFonts w:ascii="inherit" w:hAnsi="inherit"/>
                <w:color w:val="000000"/>
                <w:sz w:val="15"/>
                <w:szCs w:val="15"/>
                <w:bdr w:val="none" w:sz="0" w:space="0" w:color="auto" w:frame="1"/>
              </w:rPr>
              <w:t>retries</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3</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e"/>
                <w:rFonts w:ascii="inherit" w:hAnsi="inherit"/>
                <w:color w:val="000000"/>
                <w:sz w:val="15"/>
                <w:szCs w:val="15"/>
                <w:bdr w:val="none" w:sz="0" w:space="0" w:color="auto" w:frame="1"/>
              </w:rPr>
              <w:t>option redispatch</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w:t>
            </w:r>
            <w:r>
              <w:rPr>
                <w:rStyle w:val="crayon-i"/>
                <w:rFonts w:ascii="inherit" w:hAnsi="inherit"/>
                <w:color w:val="000000"/>
                <w:sz w:val="15"/>
                <w:szCs w:val="15"/>
                <w:bdr w:val="none" w:sz="0" w:space="0" w:color="auto" w:frame="1"/>
              </w:rPr>
              <w:t>maxconn</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2000</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i"/>
                <w:rFonts w:ascii="inherit" w:hAnsi="inherit"/>
                <w:color w:val="000000"/>
                <w:sz w:val="15"/>
                <w:szCs w:val="15"/>
                <w:bdr w:val="none" w:sz="0" w:space="0" w:color="auto" w:frame="1"/>
              </w:rPr>
              <w:t>contimeout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5000</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i"/>
                <w:rFonts w:ascii="inherit" w:hAnsi="inherit"/>
                <w:color w:val="000000"/>
                <w:sz w:val="15"/>
                <w:szCs w:val="15"/>
                <w:bdr w:val="none" w:sz="0" w:space="0" w:color="auto" w:frame="1"/>
              </w:rPr>
              <w:t>clitimeout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50000</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i"/>
                <w:rFonts w:ascii="inherit" w:hAnsi="inherit"/>
                <w:color w:val="000000"/>
                <w:sz w:val="15"/>
                <w:szCs w:val="15"/>
                <w:bdr w:val="none" w:sz="0" w:space="0" w:color="auto" w:frame="1"/>
              </w:rPr>
              <w:t>srvtimeout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50000</w:t>
            </w:r>
          </w:p>
          <w:p w:rsidR="00C70DFD" w:rsidRDefault="00C70DFD">
            <w:pPr>
              <w:spacing w:line="480" w:lineRule="auto"/>
              <w:textAlignment w:val="baseline"/>
              <w:rPr>
                <w:rFonts w:ascii="inherit" w:hAnsi="inherit"/>
                <w:color w:val="000000"/>
                <w:sz w:val="15"/>
                <w:szCs w:val="15"/>
              </w:rPr>
            </w:pPr>
            <w:r>
              <w:rPr>
                <w:rFonts w:ascii="inherit" w:hAnsi="inherit"/>
                <w:color w:val="000000"/>
                <w:sz w:val="15"/>
                <w:szCs w:val="15"/>
              </w:rPr>
              <w:t> </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frontend </w:t>
            </w:r>
            <w:r>
              <w:rPr>
                <w:rStyle w:val="crayon-i"/>
                <w:rFonts w:ascii="inherit" w:hAnsi="inherit"/>
                <w:color w:val="000000"/>
                <w:sz w:val="15"/>
                <w:szCs w:val="15"/>
                <w:bdr w:val="none" w:sz="0" w:space="0" w:color="auto" w:frame="1"/>
              </w:rPr>
              <w:t>http</w:t>
            </w:r>
            <w:r>
              <w:rPr>
                <w:rStyle w:val="crayon-o"/>
                <w:rFonts w:ascii="inherit" w:hAnsi="inherit"/>
                <w:color w:val="000000"/>
                <w:sz w:val="15"/>
                <w:szCs w:val="15"/>
                <w:bdr w:val="none" w:sz="0" w:space="0" w:color="auto" w:frame="1"/>
              </w:rPr>
              <w:t>-</w:t>
            </w:r>
            <w:r>
              <w:rPr>
                <w:rStyle w:val="crayon-st"/>
                <w:rFonts w:ascii="inherit" w:hAnsi="inherit"/>
                <w:color w:val="000000"/>
                <w:sz w:val="15"/>
                <w:szCs w:val="15"/>
                <w:bdr w:val="none" w:sz="0" w:space="0" w:color="auto" w:frame="1"/>
              </w:rPr>
              <w:t>in</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e"/>
                <w:rFonts w:ascii="inherit" w:hAnsi="inherit"/>
                <w:color w:val="000000"/>
                <w:sz w:val="15"/>
                <w:szCs w:val="15"/>
                <w:bdr w:val="none" w:sz="0" w:space="0" w:color="auto" w:frame="1"/>
              </w:rPr>
              <w:t>bind *</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80</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e"/>
                <w:rFonts w:ascii="inherit" w:hAnsi="inherit"/>
                <w:color w:val="000000"/>
                <w:sz w:val="15"/>
                <w:szCs w:val="15"/>
                <w:bdr w:val="none" w:sz="0" w:space="0" w:color="auto" w:frame="1"/>
              </w:rPr>
              <w:t>default_backend servers</w:t>
            </w:r>
          </w:p>
          <w:p w:rsidR="00C70DFD" w:rsidRDefault="00C70DFD">
            <w:pPr>
              <w:spacing w:line="480" w:lineRule="auto"/>
              <w:textAlignment w:val="baseline"/>
              <w:rPr>
                <w:rFonts w:ascii="inherit" w:hAnsi="inherit"/>
                <w:color w:val="000000"/>
                <w:sz w:val="15"/>
                <w:szCs w:val="15"/>
              </w:rPr>
            </w:pPr>
            <w:r>
              <w:rPr>
                <w:rFonts w:ascii="inherit" w:hAnsi="inherit"/>
                <w:color w:val="000000"/>
                <w:sz w:val="15"/>
                <w:szCs w:val="15"/>
              </w:rPr>
              <w:t> </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backend servers</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        option httpchk </w:t>
            </w:r>
            <w:r>
              <w:rPr>
                <w:rStyle w:val="crayon-i"/>
                <w:rFonts w:ascii="inherit" w:hAnsi="inherit"/>
                <w:color w:val="000000"/>
                <w:sz w:val="15"/>
                <w:szCs w:val="15"/>
                <w:bdr w:val="none" w:sz="0" w:space="0" w:color="auto" w:frame="1"/>
              </w:rPr>
              <w:t>OPTIONS</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e"/>
                <w:rFonts w:ascii="inherit" w:hAnsi="inherit"/>
                <w:color w:val="000000"/>
                <w:sz w:val="15"/>
                <w:szCs w:val="15"/>
                <w:bdr w:val="none" w:sz="0" w:space="0" w:color="auto" w:frame="1"/>
              </w:rPr>
              <w:t>option forwardfor</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        option </w:t>
            </w:r>
            <w:r>
              <w:rPr>
                <w:rStyle w:val="crayon-i"/>
                <w:rFonts w:ascii="inherit" w:hAnsi="inherit"/>
                <w:color w:val="000000"/>
                <w:sz w:val="15"/>
                <w:szCs w:val="15"/>
                <w:bdr w:val="none" w:sz="0" w:space="0" w:color="auto" w:frame="1"/>
              </w:rPr>
              <w:t>http</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server</w:t>
            </w:r>
            <w:r>
              <w:rPr>
                <w:rStyle w:val="crayon-o"/>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close</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        appsession JSESSIONID </w:t>
            </w:r>
            <w:r>
              <w:rPr>
                <w:rStyle w:val="crayon-i"/>
                <w:rFonts w:ascii="inherit" w:hAnsi="inherit"/>
                <w:color w:val="000000"/>
                <w:sz w:val="15"/>
                <w:szCs w:val="15"/>
                <w:bdr w:val="none" w:sz="0" w:space="0" w:color="auto" w:frame="1"/>
              </w:rPr>
              <w:t>len</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52</w:t>
            </w: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timeout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3h</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e"/>
                <w:rFonts w:ascii="inherit" w:hAnsi="inherit"/>
                <w:color w:val="000000"/>
                <w:sz w:val="15"/>
                <w:szCs w:val="15"/>
                <w:bdr w:val="none" w:sz="0" w:space="0" w:color="auto" w:frame="1"/>
              </w:rPr>
              <w:t xml:space="preserve">server </w:t>
            </w:r>
            <w:r>
              <w:rPr>
                <w:rStyle w:val="crayon-i"/>
                <w:rFonts w:ascii="inherit" w:hAnsi="inherit"/>
                <w:color w:val="000000"/>
                <w:sz w:val="15"/>
                <w:szCs w:val="15"/>
                <w:bdr w:val="none" w:sz="0" w:space="0" w:color="auto" w:frame="1"/>
              </w:rPr>
              <w:t>node1</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172.16.18.169</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8080</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check </w:t>
            </w:r>
            <w:r>
              <w:rPr>
                <w:rStyle w:val="crayon-i"/>
                <w:rFonts w:ascii="inherit" w:hAnsi="inherit"/>
                <w:color w:val="000000"/>
                <w:sz w:val="15"/>
                <w:szCs w:val="15"/>
                <w:bdr w:val="none" w:sz="0" w:space="0" w:color="auto" w:frame="1"/>
              </w:rPr>
              <w:t>inter</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5000</w:t>
            </w:r>
          </w:p>
          <w:p w:rsidR="00C70DFD" w:rsidRDefault="00C70DFD">
            <w:pPr>
              <w:spacing w:line="480" w:lineRule="auto"/>
              <w:textAlignment w:val="baseline"/>
              <w:rPr>
                <w:rFonts w:ascii="inherit" w:eastAsia="宋体" w:hAnsi="inherit" w:cs="宋体"/>
                <w:color w:val="000000"/>
                <w:sz w:val="15"/>
                <w:szCs w:val="15"/>
              </w:rPr>
            </w:pPr>
            <w:r>
              <w:rPr>
                <w:rStyle w:val="crayon-h"/>
                <w:rFonts w:ascii="inherit" w:hAnsi="inherit"/>
                <w:color w:val="000000"/>
                <w:sz w:val="15"/>
                <w:szCs w:val="15"/>
                <w:bdr w:val="none" w:sz="0" w:space="0" w:color="auto" w:frame="1"/>
              </w:rPr>
              <w:t>        </w:t>
            </w:r>
            <w:r>
              <w:rPr>
                <w:rStyle w:val="crayon-e"/>
                <w:rFonts w:ascii="inherit" w:hAnsi="inherit"/>
                <w:color w:val="000000"/>
                <w:sz w:val="15"/>
                <w:szCs w:val="15"/>
                <w:bdr w:val="none" w:sz="0" w:space="0" w:color="auto" w:frame="1"/>
              </w:rPr>
              <w:t xml:space="preserve">server </w:t>
            </w:r>
            <w:r>
              <w:rPr>
                <w:rStyle w:val="crayon-i"/>
                <w:rFonts w:ascii="inherit" w:hAnsi="inherit"/>
                <w:color w:val="000000"/>
                <w:sz w:val="15"/>
                <w:szCs w:val="15"/>
                <w:bdr w:val="none" w:sz="0" w:space="0" w:color="auto" w:frame="1"/>
              </w:rPr>
              <w:t>node2</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172.16.18.172</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8080</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check </w:t>
            </w:r>
            <w:r>
              <w:rPr>
                <w:rStyle w:val="crayon-i"/>
                <w:rFonts w:ascii="inherit" w:hAnsi="inherit"/>
                <w:color w:val="000000"/>
                <w:sz w:val="15"/>
                <w:szCs w:val="15"/>
                <w:bdr w:val="none" w:sz="0" w:space="0" w:color="auto" w:frame="1"/>
              </w:rPr>
              <w:t>inter</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5000</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lastRenderedPageBreak/>
        <w:t>Most of the configuration above are sensible defaults taken from the HAProxy documentation. A few points to note: HAProxy is configured to</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bind</w:t>
      </w:r>
      <w:r>
        <w:rPr>
          <w:rStyle w:val="apple-converted-space"/>
          <w:rFonts w:ascii="Helvetica" w:hAnsi="Helvetica" w:cs="Helvetica"/>
          <w:color w:val="444444"/>
          <w:sz w:val="18"/>
          <w:szCs w:val="18"/>
        </w:rPr>
        <w:t> </w:t>
      </w:r>
      <w:r>
        <w:rPr>
          <w:rFonts w:ascii="Helvetica" w:hAnsi="Helvetica" w:cs="Helvetica"/>
          <w:color w:val="444444"/>
          <w:sz w:val="18"/>
          <w:szCs w:val="18"/>
        </w:rPr>
        <w:t>on all interfaces on port 80 – this will enable us to test by hitting individual nodes, or to hit the floating IP address that we will configure later. Within the backend configuration,</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option http-server-close</w:t>
      </w:r>
      <w:r>
        <w:rPr>
          <w:rStyle w:val="apple-converted-space"/>
          <w:rFonts w:ascii="Helvetica" w:hAnsi="Helvetica" w:cs="Helvetica"/>
          <w:color w:val="444444"/>
          <w:sz w:val="18"/>
          <w:szCs w:val="18"/>
        </w:rPr>
        <w:t> </w:t>
      </w:r>
      <w:r>
        <w:rPr>
          <w:rFonts w:ascii="Helvetica" w:hAnsi="Helvetica" w:cs="Helvetica"/>
          <w:color w:val="444444"/>
          <w:sz w:val="18"/>
          <w:szCs w:val="18"/>
        </w:rPr>
        <w:t>is very important – without this, only the first request will have its headers inspected for cookies and hence our</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JSESSIONID</w:t>
      </w:r>
      <w:r>
        <w:rPr>
          <w:rStyle w:val="apple-converted-space"/>
          <w:rFonts w:ascii="Helvetica" w:hAnsi="Helvetica" w:cs="Helvetica"/>
          <w:color w:val="444444"/>
          <w:sz w:val="18"/>
          <w:szCs w:val="18"/>
        </w:rPr>
        <w:t> </w:t>
      </w:r>
      <w:r>
        <w:rPr>
          <w:rFonts w:ascii="Helvetica" w:hAnsi="Helvetica" w:cs="Helvetica"/>
          <w:color w:val="444444"/>
          <w:sz w:val="18"/>
          <w:szCs w:val="18"/>
        </w:rPr>
        <w:t>– so sticky sessions will not work. Newer versions of HAProxy (I’m using 1.4.22) support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appsession</w:t>
      </w:r>
      <w:r>
        <w:rPr>
          <w:rStyle w:val="apple-converted-space"/>
          <w:rFonts w:ascii="Helvetica" w:hAnsi="Helvetica" w:cs="Helvetica"/>
          <w:color w:val="444444"/>
          <w:sz w:val="18"/>
          <w:szCs w:val="18"/>
        </w:rPr>
        <w:t> </w:t>
      </w:r>
      <w:r>
        <w:rPr>
          <w:rFonts w:ascii="Helvetica" w:hAnsi="Helvetica" w:cs="Helvetica"/>
          <w:color w:val="444444"/>
          <w:sz w:val="18"/>
          <w:szCs w:val="18"/>
        </w:rPr>
        <w:t xml:space="preserve">directive. This </w:t>
      </w:r>
      <w:r>
        <w:rPr>
          <w:rFonts w:ascii="Helvetica" w:hAnsi="Helvetica" w:cs="Helvetica"/>
          <w:color w:val="444444"/>
          <w:sz w:val="18"/>
          <w:szCs w:val="18"/>
        </w:rPr>
        <w:lastRenderedPageBreak/>
        <w:t>will, in our configuration, store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JSESSIONID</w:t>
      </w:r>
      <w:r>
        <w:rPr>
          <w:rFonts w:ascii="Helvetica" w:hAnsi="Helvetica" w:cs="Helvetica"/>
          <w:color w:val="444444"/>
          <w:sz w:val="18"/>
          <w:szCs w:val="18"/>
        </w:rPr>
        <w:t>in a hashtable (well – 52 bytes of it) for 3 hours, along with the backend node that serviced the request – thus implementing sticky sessions.</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This can also be done with the following</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backend</w:t>
      </w:r>
      <w:r>
        <w:rPr>
          <w:rStyle w:val="apple-converted-space"/>
          <w:rFonts w:ascii="Helvetica" w:hAnsi="Helvetica" w:cs="Helvetica"/>
          <w:color w:val="444444"/>
          <w:sz w:val="18"/>
          <w:szCs w:val="18"/>
        </w:rPr>
        <w:t> </w:t>
      </w:r>
      <w:r>
        <w:rPr>
          <w:rFonts w:ascii="Helvetica" w:hAnsi="Helvetica" w:cs="Helvetica"/>
          <w:color w:val="444444"/>
          <w:sz w:val="18"/>
          <w:szCs w:val="18"/>
        </w:rPr>
        <w:t>declaration:</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50" type="#_x0000_t75" style="width:159.65pt;height:57.6pt" o:ole="">
            <v:imagedata r:id="rId95" o:title=""/>
          </v:shape>
          <w:control r:id="rId97" w:name="DefaultOcxName3" w:shapeid="_x0000_i1150"/>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4</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5</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6</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7</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backend servers</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        option httpchk </w:t>
            </w:r>
            <w:r>
              <w:rPr>
                <w:rStyle w:val="crayon-i"/>
                <w:rFonts w:ascii="inherit" w:hAnsi="inherit"/>
                <w:color w:val="000000"/>
                <w:sz w:val="15"/>
                <w:szCs w:val="15"/>
                <w:bdr w:val="none" w:sz="0" w:space="0" w:color="auto" w:frame="1"/>
              </w:rPr>
              <w:t>OPTIONS</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e"/>
                <w:rFonts w:ascii="inherit" w:hAnsi="inherit"/>
                <w:color w:val="000000"/>
                <w:sz w:val="15"/>
                <w:szCs w:val="15"/>
                <w:bdr w:val="none" w:sz="0" w:space="0" w:color="auto" w:frame="1"/>
              </w:rPr>
              <w:t>option forwardfor</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        option </w:t>
            </w:r>
            <w:r>
              <w:rPr>
                <w:rStyle w:val="crayon-i"/>
                <w:rFonts w:ascii="inherit" w:hAnsi="inherit"/>
                <w:color w:val="000000"/>
                <w:sz w:val="15"/>
                <w:szCs w:val="15"/>
                <w:bdr w:val="none" w:sz="0" w:space="0" w:color="auto" w:frame="1"/>
              </w:rPr>
              <w:t>http</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server</w:t>
            </w:r>
            <w:r>
              <w:rPr>
                <w:rStyle w:val="crayon-o"/>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close</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cookie JSESSIONID prefix</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        server </w:t>
            </w:r>
            <w:r>
              <w:rPr>
                <w:rStyle w:val="crayon-i"/>
                <w:rFonts w:ascii="inherit" w:hAnsi="inherit"/>
                <w:color w:val="000000"/>
                <w:sz w:val="15"/>
                <w:szCs w:val="15"/>
                <w:bdr w:val="none" w:sz="0" w:space="0" w:color="auto" w:frame="1"/>
              </w:rPr>
              <w:t>node1</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172.16.18.169</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8080</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cookie node1 check </w:t>
            </w:r>
            <w:r>
              <w:rPr>
                <w:rStyle w:val="crayon-i"/>
                <w:rFonts w:ascii="inherit" w:hAnsi="inherit"/>
                <w:color w:val="000000"/>
                <w:sz w:val="15"/>
                <w:szCs w:val="15"/>
                <w:bdr w:val="none" w:sz="0" w:space="0" w:color="auto" w:frame="1"/>
              </w:rPr>
              <w:t>inter</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5000</w:t>
            </w:r>
          </w:p>
          <w:p w:rsidR="00C70DFD" w:rsidRDefault="00C70DFD">
            <w:pPr>
              <w:spacing w:line="480" w:lineRule="auto"/>
              <w:textAlignment w:val="baseline"/>
              <w:rPr>
                <w:rFonts w:ascii="inherit" w:eastAsia="宋体" w:hAnsi="inherit" w:cs="宋体"/>
                <w:color w:val="000000"/>
                <w:sz w:val="15"/>
                <w:szCs w:val="15"/>
              </w:rPr>
            </w:pPr>
            <w:r>
              <w:rPr>
                <w:rStyle w:val="crayon-h"/>
                <w:rFonts w:ascii="inherit" w:hAnsi="inherit"/>
                <w:color w:val="000000"/>
                <w:sz w:val="15"/>
                <w:szCs w:val="15"/>
                <w:bdr w:val="none" w:sz="0" w:space="0" w:color="auto" w:frame="1"/>
              </w:rPr>
              <w:t>        </w:t>
            </w:r>
            <w:r>
              <w:rPr>
                <w:rStyle w:val="crayon-e"/>
                <w:rFonts w:ascii="inherit" w:hAnsi="inherit"/>
                <w:color w:val="000000"/>
                <w:sz w:val="15"/>
                <w:szCs w:val="15"/>
                <w:bdr w:val="none" w:sz="0" w:space="0" w:color="auto" w:frame="1"/>
              </w:rPr>
              <w:t xml:space="preserve">server </w:t>
            </w:r>
            <w:r>
              <w:rPr>
                <w:rStyle w:val="crayon-i"/>
                <w:rFonts w:ascii="inherit" w:hAnsi="inherit"/>
                <w:color w:val="000000"/>
                <w:sz w:val="15"/>
                <w:szCs w:val="15"/>
                <w:bdr w:val="none" w:sz="0" w:space="0" w:color="auto" w:frame="1"/>
              </w:rPr>
              <w:t>node2</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172.16.18.172</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8080</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cookie node2 check </w:t>
            </w:r>
            <w:r>
              <w:rPr>
                <w:rStyle w:val="crayon-i"/>
                <w:rFonts w:ascii="inherit" w:hAnsi="inherit"/>
                <w:color w:val="000000"/>
                <w:sz w:val="15"/>
                <w:szCs w:val="15"/>
                <w:bdr w:val="none" w:sz="0" w:space="0" w:color="auto" w:frame="1"/>
              </w:rPr>
              <w:t>inter</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5000</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This will cause HAProxy to check for a specific nodename value within the session ID.</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I opted for</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appsession</w:t>
      </w:r>
      <w:r>
        <w:rPr>
          <w:rFonts w:ascii="Helvetica" w:hAnsi="Helvetica" w:cs="Helvetica"/>
          <w:color w:val="444444"/>
          <w:sz w:val="18"/>
          <w:szCs w:val="18"/>
        </w:rPr>
        <w:t>. Configure the Tomcat</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&lt;Engine&gt;</w:t>
      </w:r>
      <w:r>
        <w:rPr>
          <w:rStyle w:val="apple-converted-space"/>
          <w:rFonts w:ascii="Helvetica" w:hAnsi="Helvetica" w:cs="Helvetica"/>
          <w:color w:val="444444"/>
          <w:sz w:val="18"/>
          <w:szCs w:val="18"/>
        </w:rPr>
        <w:t> </w:t>
      </w:r>
      <w:r>
        <w:rPr>
          <w:rFonts w:ascii="Helvetica" w:hAnsi="Helvetica" w:cs="Helvetica"/>
          <w:color w:val="444444"/>
          <w:sz w:val="18"/>
          <w:szCs w:val="18"/>
        </w:rPr>
        <w:t>directive to correctly support</w:t>
      </w:r>
      <w:r>
        <w:rPr>
          <w:rStyle w:val="HTML"/>
          <w:rFonts w:ascii="Consolas" w:hAnsi="Consolas" w:cs="Consolas"/>
          <w:color w:val="444444"/>
          <w:bdr w:val="none" w:sz="0" w:space="0" w:color="auto" w:frame="1"/>
        </w:rPr>
        <w:t>jvmRoute</w:t>
      </w:r>
      <w:r>
        <w:rPr>
          <w:rStyle w:val="apple-converted-space"/>
          <w:rFonts w:ascii="Helvetica" w:hAnsi="Helvetica" w:cs="Helvetica"/>
          <w:color w:val="444444"/>
          <w:sz w:val="18"/>
          <w:szCs w:val="18"/>
        </w:rPr>
        <w:t> </w:t>
      </w:r>
      <w:r>
        <w:rPr>
          <w:rFonts w:ascii="Helvetica" w:hAnsi="Helvetica" w:cs="Helvetica"/>
          <w:color w:val="444444"/>
          <w:sz w:val="18"/>
          <w:szCs w:val="18"/>
        </w:rPr>
        <w:t>based load balancing (only important if you opt for the second configuration). This will set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JSESSIONID</w:t>
      </w:r>
      <w:r>
        <w:rPr>
          <w:rStyle w:val="apple-converted-space"/>
          <w:rFonts w:ascii="Helvetica" w:hAnsi="Helvetica" w:cs="Helvetica"/>
          <w:color w:val="444444"/>
          <w:sz w:val="18"/>
          <w:szCs w:val="18"/>
        </w:rPr>
        <w:t> </w:t>
      </w:r>
      <w:r>
        <w:rPr>
          <w:rFonts w:ascii="Helvetica" w:hAnsi="Helvetica" w:cs="Helvetica"/>
          <w:color w:val="444444"/>
          <w:sz w:val="18"/>
          <w:szCs w:val="18"/>
        </w:rPr>
        <w:t>as</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SESSIONID.jvmRoute</w:t>
      </w:r>
      <w:r>
        <w:rPr>
          <w:rStyle w:val="apple-converted-space"/>
          <w:rFonts w:ascii="Helvetica" w:hAnsi="Helvetica" w:cs="Helvetica"/>
          <w:color w:val="444444"/>
          <w:sz w:val="18"/>
          <w:szCs w:val="18"/>
        </w:rPr>
        <w:t> </w:t>
      </w:r>
      <w:r>
        <w:rPr>
          <w:rFonts w:ascii="Helvetica" w:hAnsi="Helvetica" w:cs="Helvetica"/>
          <w:color w:val="444444"/>
          <w:sz w:val="18"/>
          <w:szCs w:val="18"/>
        </w:rPr>
        <w:t>which will enable HAProxy to route the request appropriately (as we define cookie checking in the server directives in the second example). Even when using</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appsession</w:t>
      </w:r>
      <w:r>
        <w:rPr>
          <w:rStyle w:val="apple-converted-space"/>
          <w:rFonts w:ascii="Helvetica" w:hAnsi="Helvetica" w:cs="Helvetica"/>
          <w:color w:val="444444"/>
          <w:sz w:val="18"/>
          <w:szCs w:val="18"/>
        </w:rPr>
        <w:t> </w:t>
      </w:r>
      <w:r>
        <w:rPr>
          <w:rFonts w:ascii="Helvetica" w:hAnsi="Helvetica" w:cs="Helvetica"/>
          <w:color w:val="444444"/>
          <w:sz w:val="18"/>
          <w:szCs w:val="18"/>
        </w:rPr>
        <w:t>(which maintains its own session state table) it will help for testing to see which backend node set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SESSIONID</w:t>
      </w:r>
      <w:r>
        <w:rPr>
          <w:rStyle w:val="apple-converted-space"/>
          <w:rFonts w:ascii="Helvetica" w:hAnsi="Helvetica" w:cs="Helvetica"/>
          <w:color w:val="444444"/>
          <w:sz w:val="18"/>
          <w:szCs w:val="18"/>
        </w:rPr>
        <w:t> </w:t>
      </w:r>
      <w:r>
        <w:rPr>
          <w:rFonts w:ascii="Helvetica" w:hAnsi="Helvetica" w:cs="Helvetica"/>
          <w:color w:val="444444"/>
          <w:sz w:val="18"/>
          <w:szCs w:val="18"/>
        </w:rPr>
        <w:t>in the first place, so I’ll set it: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49" type="#_x0000_t75" style="width:159.65pt;height:57.6pt" o:ole="">
            <v:imagedata r:id="rId95" o:title=""/>
          </v:shape>
          <w:control r:id="rId98" w:name="DefaultOcxName4" w:shapeid="_x0000_i1149"/>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lastRenderedPageBreak/>
              <w:t>4</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5</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lastRenderedPageBreak/>
              <w:t># vi server.xml</w:t>
            </w:r>
          </w:p>
          <w:p w:rsidR="00C70DFD" w:rsidRDefault="00C70DFD">
            <w:pPr>
              <w:spacing w:line="480" w:lineRule="auto"/>
              <w:textAlignment w:val="baseline"/>
              <w:rPr>
                <w:rFonts w:ascii="inherit" w:hAnsi="inherit"/>
                <w:color w:val="000000"/>
                <w:sz w:val="15"/>
                <w:szCs w:val="15"/>
              </w:rPr>
            </w:pPr>
            <w:r>
              <w:rPr>
                <w:rStyle w:val="crayon-i"/>
                <w:rFonts w:ascii="inherit" w:hAnsi="inherit"/>
                <w:color w:val="000000"/>
                <w:sz w:val="15"/>
                <w:szCs w:val="15"/>
                <w:bdr w:val="none" w:sz="0" w:space="0" w:color="auto" w:frame="1"/>
              </w:rPr>
              <w:t>change</w:t>
            </w:r>
          </w:p>
          <w:p w:rsidR="00C70DFD" w:rsidRDefault="00C70DFD">
            <w:pPr>
              <w:spacing w:line="480" w:lineRule="auto"/>
              <w:textAlignment w:val="baseline"/>
              <w:rPr>
                <w:rFonts w:ascii="inherit" w:hAnsi="inherit"/>
                <w:color w:val="000000"/>
                <w:sz w:val="15"/>
                <w:szCs w:val="15"/>
              </w:rPr>
            </w:pPr>
            <w:r>
              <w:rPr>
                <w:rStyle w:val="crayon-o"/>
                <w:rFonts w:ascii="inherit" w:hAnsi="inherit"/>
                <w:color w:val="000000"/>
                <w:sz w:val="15"/>
                <w:szCs w:val="15"/>
                <w:bdr w:val="none" w:sz="0" w:space="0" w:color="auto" w:frame="1"/>
              </w:rPr>
              <w:t>&lt;</w:t>
            </w:r>
            <w:r>
              <w:rPr>
                <w:rStyle w:val="crayon-e"/>
                <w:rFonts w:ascii="inherit" w:hAnsi="inherit"/>
                <w:color w:val="000000"/>
                <w:sz w:val="15"/>
                <w:szCs w:val="15"/>
                <w:bdr w:val="none" w:sz="0" w:space="0" w:color="auto" w:frame="1"/>
              </w:rPr>
              <w:t xml:space="preserve">Engine </w:t>
            </w:r>
            <w:r>
              <w:rPr>
                <w:rStyle w:val="crayon-v"/>
                <w:rFonts w:ascii="inherit" w:hAnsi="inherit"/>
                <w:color w:val="000000"/>
                <w:sz w:val="15"/>
                <w:szCs w:val="15"/>
                <w:bdr w:val="none" w:sz="0" w:space="0" w:color="auto" w:frame="1"/>
              </w:rPr>
              <w:t>name</w:t>
            </w:r>
            <w:r>
              <w:rPr>
                <w:rStyle w:val="crayon-o"/>
                <w:rFonts w:ascii="inherit" w:hAnsi="inherit"/>
                <w:color w:val="000000"/>
                <w:sz w:val="15"/>
                <w:szCs w:val="15"/>
                <w:bdr w:val="none" w:sz="0" w:space="0" w:color="auto" w:frame="1"/>
              </w:rPr>
              <w:t>=</w:t>
            </w:r>
            <w:r>
              <w:rPr>
                <w:rStyle w:val="crayon-s"/>
                <w:rFonts w:ascii="inherit" w:hAnsi="inherit"/>
                <w:color w:val="000000"/>
                <w:sz w:val="15"/>
                <w:szCs w:val="15"/>
                <w:bdr w:val="none" w:sz="0" w:space="0" w:color="auto" w:frame="1"/>
              </w:rPr>
              <w:t>"Catalina"</w:t>
            </w:r>
            <w:r>
              <w:rPr>
                <w:rStyle w:val="crayon-h"/>
                <w:rFonts w:ascii="inherit" w:hAnsi="inherit"/>
                <w:color w:val="000000"/>
                <w:sz w:val="15"/>
                <w:szCs w:val="15"/>
                <w:bdr w:val="none" w:sz="0" w:space="0" w:color="auto" w:frame="1"/>
              </w:rPr>
              <w:t xml:space="preserve"> </w:t>
            </w:r>
            <w:r>
              <w:rPr>
                <w:rStyle w:val="crayon-v"/>
                <w:rFonts w:ascii="inherit" w:hAnsi="inherit"/>
                <w:color w:val="000000"/>
                <w:sz w:val="15"/>
                <w:szCs w:val="15"/>
                <w:bdr w:val="none" w:sz="0" w:space="0" w:color="auto" w:frame="1"/>
              </w:rPr>
              <w:t>defaultHost</w:t>
            </w:r>
            <w:r>
              <w:rPr>
                <w:rStyle w:val="crayon-o"/>
                <w:rFonts w:ascii="inherit" w:hAnsi="inherit"/>
                <w:color w:val="000000"/>
                <w:sz w:val="15"/>
                <w:szCs w:val="15"/>
                <w:bdr w:val="none" w:sz="0" w:space="0" w:color="auto" w:frame="1"/>
              </w:rPr>
              <w:t>=</w:t>
            </w:r>
            <w:r>
              <w:rPr>
                <w:rStyle w:val="crayon-s"/>
                <w:rFonts w:ascii="inherit" w:hAnsi="inherit"/>
                <w:color w:val="000000"/>
                <w:sz w:val="15"/>
                <w:szCs w:val="15"/>
                <w:bdr w:val="none" w:sz="0" w:space="0" w:color="auto" w:frame="1"/>
              </w:rPr>
              <w:t>"localhost"</w:t>
            </w:r>
            <w:r>
              <w:rPr>
                <w:rStyle w:val="crayon-o"/>
                <w:rFonts w:ascii="inherit" w:hAnsi="inherit"/>
                <w:color w:val="000000"/>
                <w:sz w:val="15"/>
                <w:szCs w:val="15"/>
                <w:bdr w:val="none" w:sz="0" w:space="0" w:color="auto" w:frame="1"/>
              </w:rPr>
              <w:t>&gt;</w:t>
            </w:r>
          </w:p>
          <w:p w:rsidR="00C70DFD" w:rsidRDefault="00C70DFD">
            <w:pPr>
              <w:spacing w:line="480" w:lineRule="auto"/>
              <w:textAlignment w:val="baseline"/>
              <w:rPr>
                <w:rFonts w:ascii="inherit" w:hAnsi="inherit"/>
                <w:color w:val="000000"/>
                <w:sz w:val="15"/>
                <w:szCs w:val="15"/>
              </w:rPr>
            </w:pPr>
            <w:r>
              <w:rPr>
                <w:rStyle w:val="crayon-st"/>
                <w:rFonts w:ascii="inherit" w:hAnsi="inherit"/>
                <w:color w:val="000000"/>
                <w:sz w:val="15"/>
                <w:szCs w:val="15"/>
                <w:bdr w:val="none" w:sz="0" w:space="0" w:color="auto" w:frame="1"/>
              </w:rPr>
              <w:lastRenderedPageBreak/>
              <w:t>to</w:t>
            </w:r>
          </w:p>
          <w:p w:rsidR="00C70DFD" w:rsidRDefault="00C70DFD">
            <w:pPr>
              <w:spacing w:line="480" w:lineRule="auto"/>
              <w:textAlignment w:val="baseline"/>
              <w:rPr>
                <w:rFonts w:ascii="inherit" w:eastAsia="宋体" w:hAnsi="inherit" w:cs="宋体"/>
                <w:color w:val="000000"/>
                <w:sz w:val="15"/>
                <w:szCs w:val="15"/>
              </w:rPr>
            </w:pPr>
            <w:r>
              <w:rPr>
                <w:rStyle w:val="crayon-o"/>
                <w:rFonts w:ascii="inherit" w:hAnsi="inherit"/>
                <w:color w:val="000000"/>
                <w:sz w:val="15"/>
                <w:szCs w:val="15"/>
                <w:bdr w:val="none" w:sz="0" w:space="0" w:color="auto" w:frame="1"/>
              </w:rPr>
              <w:t>&lt;</w:t>
            </w:r>
            <w:r>
              <w:rPr>
                <w:rStyle w:val="crayon-e"/>
                <w:rFonts w:ascii="inherit" w:hAnsi="inherit"/>
                <w:color w:val="000000"/>
                <w:sz w:val="15"/>
                <w:szCs w:val="15"/>
                <w:bdr w:val="none" w:sz="0" w:space="0" w:color="auto" w:frame="1"/>
              </w:rPr>
              <w:t xml:space="preserve">Engine </w:t>
            </w:r>
            <w:r>
              <w:rPr>
                <w:rStyle w:val="crayon-v"/>
                <w:rFonts w:ascii="inherit" w:hAnsi="inherit"/>
                <w:color w:val="000000"/>
                <w:sz w:val="15"/>
                <w:szCs w:val="15"/>
                <w:bdr w:val="none" w:sz="0" w:space="0" w:color="auto" w:frame="1"/>
              </w:rPr>
              <w:t>name</w:t>
            </w:r>
            <w:r>
              <w:rPr>
                <w:rStyle w:val="crayon-o"/>
                <w:rFonts w:ascii="inherit" w:hAnsi="inherit"/>
                <w:color w:val="000000"/>
                <w:sz w:val="15"/>
                <w:szCs w:val="15"/>
                <w:bdr w:val="none" w:sz="0" w:space="0" w:color="auto" w:frame="1"/>
              </w:rPr>
              <w:t>=</w:t>
            </w:r>
            <w:r>
              <w:rPr>
                <w:rStyle w:val="crayon-s"/>
                <w:rFonts w:ascii="inherit" w:hAnsi="inherit"/>
                <w:color w:val="000000"/>
                <w:sz w:val="15"/>
                <w:szCs w:val="15"/>
                <w:bdr w:val="none" w:sz="0" w:space="0" w:color="auto" w:frame="1"/>
              </w:rPr>
              <w:t>"Catalina"</w:t>
            </w:r>
            <w:r>
              <w:rPr>
                <w:rStyle w:val="crayon-h"/>
                <w:rFonts w:ascii="inherit" w:hAnsi="inherit"/>
                <w:color w:val="000000"/>
                <w:sz w:val="15"/>
                <w:szCs w:val="15"/>
                <w:bdr w:val="none" w:sz="0" w:space="0" w:color="auto" w:frame="1"/>
              </w:rPr>
              <w:t xml:space="preserve"> </w:t>
            </w:r>
            <w:r>
              <w:rPr>
                <w:rStyle w:val="crayon-v"/>
                <w:rFonts w:ascii="inherit" w:hAnsi="inherit"/>
                <w:color w:val="000000"/>
                <w:sz w:val="15"/>
                <w:szCs w:val="15"/>
                <w:bdr w:val="none" w:sz="0" w:space="0" w:color="auto" w:frame="1"/>
              </w:rPr>
              <w:t>defaultHost</w:t>
            </w:r>
            <w:r>
              <w:rPr>
                <w:rStyle w:val="crayon-o"/>
                <w:rFonts w:ascii="inherit" w:hAnsi="inherit"/>
                <w:color w:val="000000"/>
                <w:sz w:val="15"/>
                <w:szCs w:val="15"/>
                <w:bdr w:val="none" w:sz="0" w:space="0" w:color="auto" w:frame="1"/>
              </w:rPr>
              <w:t>=</w:t>
            </w:r>
            <w:r>
              <w:rPr>
                <w:rStyle w:val="crayon-s"/>
                <w:rFonts w:ascii="inherit" w:hAnsi="inherit"/>
                <w:color w:val="000000"/>
                <w:sz w:val="15"/>
                <w:szCs w:val="15"/>
                <w:bdr w:val="none" w:sz="0" w:space="0" w:color="auto" w:frame="1"/>
              </w:rPr>
              <w:t>"localhost"</w:t>
            </w:r>
            <w:r>
              <w:rPr>
                <w:rStyle w:val="crayon-h"/>
                <w:rFonts w:ascii="inherit" w:hAnsi="inherit"/>
                <w:color w:val="000000"/>
                <w:sz w:val="15"/>
                <w:szCs w:val="15"/>
                <w:bdr w:val="none" w:sz="0" w:space="0" w:color="auto" w:frame="1"/>
              </w:rPr>
              <w:t xml:space="preserve"> </w:t>
            </w:r>
            <w:r>
              <w:rPr>
                <w:rStyle w:val="crayon-v"/>
                <w:rFonts w:ascii="inherit" w:hAnsi="inherit"/>
                <w:color w:val="000000"/>
                <w:sz w:val="15"/>
                <w:szCs w:val="15"/>
                <w:bdr w:val="none" w:sz="0" w:space="0" w:color="auto" w:frame="1"/>
              </w:rPr>
              <w:t>jvmRoute</w:t>
            </w:r>
            <w:r>
              <w:rPr>
                <w:rStyle w:val="crayon-o"/>
                <w:rFonts w:ascii="inherit" w:hAnsi="inherit"/>
                <w:color w:val="000000"/>
                <w:sz w:val="15"/>
                <w:szCs w:val="15"/>
                <w:bdr w:val="none" w:sz="0" w:space="0" w:color="auto" w:frame="1"/>
              </w:rPr>
              <w:t>=</w:t>
            </w:r>
            <w:r>
              <w:rPr>
                <w:rStyle w:val="crayon-s"/>
                <w:rFonts w:ascii="inherit" w:hAnsi="inherit"/>
                <w:color w:val="000000"/>
                <w:sz w:val="15"/>
                <w:szCs w:val="15"/>
                <w:bdr w:val="none" w:sz="0" w:space="0" w:color="auto" w:frame="1"/>
              </w:rPr>
              <w:t>"node1"</w:t>
            </w:r>
            <w:r>
              <w:rPr>
                <w:rStyle w:val="crayon-o"/>
                <w:rFonts w:ascii="inherit" w:hAnsi="inherit"/>
                <w:color w:val="000000"/>
                <w:sz w:val="15"/>
                <w:szCs w:val="15"/>
                <w:bdr w:val="none" w:sz="0" w:space="0" w:color="auto" w:frame="1"/>
              </w:rPr>
              <w:t>&gt;</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lastRenderedPageBreak/>
        <w:t>These values should be set to whichever nodename you’re checking for in your HAProxy configuration, if not using</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appsession</w:t>
      </w:r>
      <w:r>
        <w:rPr>
          <w:rStyle w:val="apple-converted-space"/>
          <w:rFonts w:ascii="Helvetica" w:hAnsi="Helvetica" w:cs="Helvetica"/>
          <w:color w:val="444444"/>
          <w:sz w:val="18"/>
          <w:szCs w:val="18"/>
        </w:rPr>
        <w:t> </w:t>
      </w:r>
      <w:r>
        <w:rPr>
          <w:rFonts w:ascii="Helvetica" w:hAnsi="Helvetica" w:cs="Helvetica"/>
          <w:color w:val="444444"/>
          <w:sz w:val="18"/>
          <w:szCs w:val="18"/>
        </w:rPr>
        <w:t>(or even if you are – see above). Restart Tomcat (depending upon your setup this will be probably be different):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48" type="#_x0000_t75" style="width:159.65pt;height:57.6pt" o:ole="">
            <v:imagedata r:id="rId95" o:title=""/>
          </v:shape>
          <w:control r:id="rId99" w:name="DefaultOcxName5" w:shapeid="_x0000_i1148"/>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4</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su - tomcat7</w:t>
            </w:r>
          </w:p>
          <w:p w:rsidR="00C70DFD" w:rsidRDefault="00C70DFD">
            <w:pPr>
              <w:spacing w:line="480" w:lineRule="auto"/>
              <w:textAlignment w:val="baseline"/>
              <w:rPr>
                <w:rFonts w:ascii="inherit" w:hAnsi="inherit"/>
                <w:color w:val="000000"/>
                <w:sz w:val="15"/>
                <w:szCs w:val="15"/>
              </w:rPr>
            </w:pPr>
            <w:r>
              <w:rPr>
                <w:rStyle w:val="crayon-sy"/>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cd</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usr</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local</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tomcat7</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bin</w:t>
            </w:r>
          </w:p>
          <w:p w:rsidR="00C70DFD" w:rsidRDefault="00C70DFD">
            <w:pPr>
              <w:spacing w:line="480" w:lineRule="auto"/>
              <w:textAlignment w:val="baseline"/>
              <w:rPr>
                <w:rFonts w:ascii="inherit" w:hAnsi="inherit"/>
                <w:color w:val="000000"/>
                <w:sz w:val="15"/>
                <w:szCs w:val="15"/>
              </w:rPr>
            </w:pPr>
            <w:r>
              <w:rPr>
                <w:rStyle w:val="crayon-sy"/>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sy"/>
                <w:rFonts w:ascii="inherit" w:hAnsi="inherit"/>
                <w:color w:val="000000"/>
                <w:sz w:val="15"/>
                <w:szCs w:val="15"/>
                <w:bdr w:val="none" w:sz="0" w:space="0" w:color="auto" w:frame="1"/>
              </w:rPr>
              <w:t>.</w:t>
            </w:r>
            <w:r>
              <w:rPr>
                <w:rStyle w:val="crayon-o"/>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catalina</w:t>
            </w:r>
            <w:r>
              <w:rPr>
                <w:rStyle w:val="crayon-sy"/>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 xml:space="preserve">sh </w:t>
            </w:r>
            <w:r>
              <w:rPr>
                <w:rStyle w:val="crayon-i"/>
                <w:rFonts w:ascii="inherit" w:hAnsi="inherit"/>
                <w:color w:val="000000"/>
                <w:sz w:val="15"/>
                <w:szCs w:val="15"/>
                <w:bdr w:val="none" w:sz="0" w:space="0" w:color="auto" w:frame="1"/>
              </w:rPr>
              <w:t>stop</w:t>
            </w:r>
          </w:p>
          <w:p w:rsidR="00C70DFD" w:rsidRDefault="00C70DFD">
            <w:pPr>
              <w:spacing w:line="480" w:lineRule="auto"/>
              <w:textAlignment w:val="baseline"/>
              <w:rPr>
                <w:rFonts w:ascii="inherit" w:eastAsia="宋体" w:hAnsi="inherit" w:cs="宋体"/>
                <w:color w:val="000000"/>
                <w:sz w:val="15"/>
                <w:szCs w:val="15"/>
              </w:rPr>
            </w:pPr>
            <w:r>
              <w:rPr>
                <w:rStyle w:val="crayon-sy"/>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sy"/>
                <w:rFonts w:ascii="inherit" w:hAnsi="inherit"/>
                <w:color w:val="000000"/>
                <w:sz w:val="15"/>
                <w:szCs w:val="15"/>
                <w:bdr w:val="none" w:sz="0" w:space="0" w:color="auto" w:frame="1"/>
              </w:rPr>
              <w:t>.</w:t>
            </w:r>
            <w:r>
              <w:rPr>
                <w:rStyle w:val="crayon-o"/>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catalina</w:t>
            </w:r>
            <w:r>
              <w:rPr>
                <w:rStyle w:val="crayon-sy"/>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 xml:space="preserve">sh </w:t>
            </w:r>
            <w:r>
              <w:rPr>
                <w:rStyle w:val="crayon-i"/>
                <w:rFonts w:ascii="inherit" w:hAnsi="inherit"/>
                <w:color w:val="000000"/>
                <w:sz w:val="15"/>
                <w:szCs w:val="15"/>
                <w:bdr w:val="none" w:sz="0" w:space="0" w:color="auto" w:frame="1"/>
              </w:rPr>
              <w:t>start</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Now, start HAProxy referencing the configuration file created previously. Note: HAProxy does support running inside a</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chroot</w:t>
      </w:r>
      <w:r>
        <w:rPr>
          <w:rStyle w:val="apple-converted-space"/>
          <w:rFonts w:ascii="Helvetica" w:hAnsi="Helvetica" w:cs="Helvetica"/>
          <w:color w:val="444444"/>
          <w:sz w:val="18"/>
          <w:szCs w:val="18"/>
        </w:rPr>
        <w:t> </w:t>
      </w:r>
      <w:r>
        <w:rPr>
          <w:rFonts w:ascii="Helvetica" w:hAnsi="Helvetica" w:cs="Helvetica"/>
          <w:color w:val="444444"/>
          <w:sz w:val="18"/>
          <w:szCs w:val="18"/>
        </w:rPr>
        <w:t>as well as dropping privileges to a different user – I’ve not bothered for this simple article – it is easy to do and is well documented):</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47" type="#_x0000_t75" style="width:159.65pt;height:57.6pt" o:ole="">
            <v:imagedata r:id="rId95" o:title=""/>
          </v:shape>
          <w:control r:id="rId100" w:name="DefaultOcxName6" w:shapeid="_x0000_i1147"/>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haproxy -f /etc/haproxy/haproxy.conf</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Next, browse to (presuming you’ve left the Tomcat examples intact)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46" type="#_x0000_t75" style="width:159.65pt;height:57.6pt" o:ole="">
            <v:imagedata r:id="rId95" o:title=""/>
          </v:shape>
          <w:control r:id="rId101" w:name="DefaultOcxName7" w:shapeid="_x0000_i1146"/>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i"/>
                <w:rFonts w:ascii="inherit" w:hAnsi="inherit"/>
                <w:color w:val="000000"/>
                <w:sz w:val="15"/>
                <w:szCs w:val="15"/>
                <w:bdr w:val="none" w:sz="0" w:space="0" w:color="auto" w:frame="1"/>
              </w:rPr>
              <w:t>http</w:t>
            </w:r>
            <w:r>
              <w:rPr>
                <w:rStyle w:val="crayon-o"/>
                <w:rFonts w:ascii="inherit" w:hAnsi="inherit"/>
                <w:color w:val="000000"/>
                <w:sz w:val="15"/>
                <w:szCs w:val="15"/>
                <w:bdr w:val="none" w:sz="0" w:space="0" w:color="auto" w:frame="1"/>
              </w:rPr>
              <w:t>:</w:t>
            </w:r>
            <w:r>
              <w:rPr>
                <w:rStyle w:val="crayon-c"/>
                <w:rFonts w:ascii="inherit" w:hAnsi="inherit"/>
                <w:color w:val="000000"/>
                <w:sz w:val="15"/>
                <w:szCs w:val="15"/>
                <w:bdr w:val="none" w:sz="0" w:space="0" w:color="auto" w:frame="1"/>
              </w:rPr>
              <w:t>//&lt;haproxy-node1-name&gt;/examples/servlets/servlet/SessionExample</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 xml:space="preserve">You will see your session ID returned. Refresh the page a few times, add a few session variables using the example, make sure the same session ID is returned each time. If you see new session IDs being </w:t>
      </w:r>
      <w:r>
        <w:rPr>
          <w:rFonts w:ascii="Helvetica" w:hAnsi="Helvetica" w:cs="Helvetica"/>
          <w:color w:val="444444"/>
          <w:sz w:val="18"/>
          <w:szCs w:val="18"/>
        </w:rPr>
        <w:lastRenderedPageBreak/>
        <w:t>generated, check your Tomcat access logs – you’ve misconfigured something and are probably round-robin load balancing across your Tomcat nodes, and your whole setup is session-unaware. Also check all your HAProxy directives are correct. Logging will be configured for HAProxy towards the end of the article once everything else is setup.</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So – we now have a session-aware load balancer configured using HAProxy and</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appsession</w:t>
      </w:r>
      <w:r>
        <w:rPr>
          <w:rFonts w:ascii="Helvetica" w:hAnsi="Helvetica" w:cs="Helvetica"/>
          <w:color w:val="444444"/>
          <w:sz w:val="18"/>
          <w:szCs w:val="18"/>
        </w:rPr>
        <w:t>-based session tracking. The trouble with this configuration is that if we chose to make it highly-available and attempt a failover of HAProxy to a second node, the session state information would not be failed over with it – and all sessions would be broken.</w:t>
      </w:r>
    </w:p>
    <w:p w:rsidR="00C70DFD" w:rsidRDefault="00C70DFD" w:rsidP="00C70DFD">
      <w:pPr>
        <w:pStyle w:val="2"/>
        <w:shd w:val="clear" w:color="auto" w:fill="FFFFFF"/>
        <w:textAlignment w:val="baseline"/>
        <w:rPr>
          <w:rFonts w:ascii="Helvetica" w:hAnsi="Helvetica" w:cs="Helvetica"/>
          <w:color w:val="444444"/>
        </w:rPr>
      </w:pPr>
      <w:r>
        <w:rPr>
          <w:rFonts w:ascii="Helvetica" w:hAnsi="Helvetica" w:cs="Helvetica"/>
          <w:color w:val="444444"/>
        </w:rPr>
        <w:t>Tomcat Clustering</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A rethink is required. Presuming your well-behaved application deployed to Tomcat is distributable and serialised, session replication can be configured within Tomcat. Presuming you have no other clusters running on your network, you can just use the default cluster configuration supplied with Tomcat and implemented via the</w:t>
      </w:r>
      <w:r>
        <w:rPr>
          <w:rStyle w:val="HTML"/>
          <w:rFonts w:ascii="Consolas" w:hAnsi="Consolas" w:cs="Consolas"/>
          <w:color w:val="444444"/>
          <w:bdr w:val="none" w:sz="0" w:space="0" w:color="auto" w:frame="1"/>
        </w:rPr>
        <w:t>org.apache.catalina.ha.tcp.SimpleTcpCluster</w:t>
      </w:r>
      <w:r>
        <w:rPr>
          <w:rStyle w:val="apple-converted-space"/>
          <w:rFonts w:ascii="Helvetica" w:hAnsi="Helvetica" w:cs="Helvetica"/>
          <w:color w:val="444444"/>
          <w:sz w:val="18"/>
          <w:szCs w:val="18"/>
        </w:rPr>
        <w:t> </w:t>
      </w:r>
      <w:r>
        <w:rPr>
          <w:rFonts w:ascii="Helvetica" w:hAnsi="Helvetica" w:cs="Helvetica"/>
          <w:color w:val="444444"/>
          <w:sz w:val="18"/>
          <w:szCs w:val="18"/>
        </w:rPr>
        <w:t>class. Remove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jvmRoute</w:t>
      </w:r>
      <w:r>
        <w:rPr>
          <w:rStyle w:val="apple-converted-space"/>
          <w:rFonts w:ascii="Helvetica" w:hAnsi="Helvetica" w:cs="Helvetica"/>
          <w:color w:val="444444"/>
          <w:sz w:val="18"/>
          <w:szCs w:val="18"/>
        </w:rPr>
        <w:t> </w:t>
      </w:r>
      <w:r>
        <w:rPr>
          <w:rFonts w:ascii="Helvetica" w:hAnsi="Helvetica" w:cs="Helvetica"/>
          <w:color w:val="444444"/>
          <w:sz w:val="18"/>
          <w:szCs w:val="18"/>
        </w:rPr>
        <w:t>statements added to your</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&lt;Engine&gt;</w:t>
      </w:r>
      <w:r>
        <w:rPr>
          <w:rStyle w:val="apple-converted-space"/>
          <w:rFonts w:ascii="Helvetica" w:hAnsi="Helvetica" w:cs="Helvetica"/>
          <w:color w:val="444444"/>
          <w:sz w:val="18"/>
          <w:szCs w:val="18"/>
        </w:rPr>
        <w:t> </w:t>
      </w:r>
      <w:r>
        <w:rPr>
          <w:rFonts w:ascii="Helvetica" w:hAnsi="Helvetica" w:cs="Helvetica"/>
          <w:color w:val="444444"/>
          <w:sz w:val="18"/>
          <w:szCs w:val="18"/>
        </w:rPr>
        <w:t>directives if you’ve opted for using them (depending on how you implemented the first stage of load balancing). Uncomment, or add, the following to</w:t>
      </w:r>
      <w:r>
        <w:rPr>
          <w:rStyle w:val="HTML"/>
          <w:rFonts w:ascii="Consolas" w:hAnsi="Consolas" w:cs="Consolas"/>
          <w:color w:val="444444"/>
          <w:bdr w:val="none" w:sz="0" w:space="0" w:color="auto" w:frame="1"/>
        </w:rPr>
        <w:t>server.xml</w:t>
      </w:r>
      <w:r>
        <w:rPr>
          <w:rFonts w:ascii="Helvetica" w:hAnsi="Helvetica" w:cs="Helvetica"/>
          <w:color w:val="444444"/>
          <w:sz w:val="18"/>
          <w:szCs w:val="18"/>
        </w:rPr>
        <w: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45" type="#_x0000_t75" style="width:159.65pt;height:57.6pt" o:ole="">
            <v:imagedata r:id="rId95" o:title=""/>
          </v:shape>
          <w:control r:id="rId102" w:name="DefaultOcxName8" w:shapeid="_x0000_i1145"/>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o"/>
                <w:rFonts w:ascii="inherit" w:hAnsi="inherit"/>
                <w:color w:val="000000"/>
                <w:sz w:val="15"/>
                <w:szCs w:val="15"/>
                <w:bdr w:val="none" w:sz="0" w:space="0" w:color="auto" w:frame="1"/>
              </w:rPr>
              <w:t>&lt;</w:t>
            </w:r>
            <w:r>
              <w:rPr>
                <w:rStyle w:val="crayon-e"/>
                <w:rFonts w:ascii="inherit" w:hAnsi="inherit"/>
                <w:color w:val="000000"/>
                <w:sz w:val="15"/>
                <w:szCs w:val="15"/>
                <w:bdr w:val="none" w:sz="0" w:space="0" w:color="auto" w:frame="1"/>
              </w:rPr>
              <w:t xml:space="preserve">Cluster </w:t>
            </w:r>
            <w:r>
              <w:rPr>
                <w:rStyle w:val="crayon-v"/>
                <w:rFonts w:ascii="inherit" w:hAnsi="inherit"/>
                <w:color w:val="000000"/>
                <w:sz w:val="15"/>
                <w:szCs w:val="15"/>
                <w:bdr w:val="none" w:sz="0" w:space="0" w:color="auto" w:frame="1"/>
              </w:rPr>
              <w:t>className</w:t>
            </w:r>
            <w:r>
              <w:rPr>
                <w:rStyle w:val="crayon-o"/>
                <w:rFonts w:ascii="inherit" w:hAnsi="inherit"/>
                <w:color w:val="000000"/>
                <w:sz w:val="15"/>
                <w:szCs w:val="15"/>
                <w:bdr w:val="none" w:sz="0" w:space="0" w:color="auto" w:frame="1"/>
              </w:rPr>
              <w:t>=</w:t>
            </w:r>
            <w:r>
              <w:rPr>
                <w:rStyle w:val="crayon-s"/>
                <w:rFonts w:ascii="inherit" w:hAnsi="inherit"/>
                <w:color w:val="000000"/>
                <w:sz w:val="15"/>
                <w:szCs w:val="15"/>
                <w:bdr w:val="none" w:sz="0" w:space="0" w:color="auto" w:frame="1"/>
              </w:rPr>
              <w:t>"org.apache.catalina.ha.tcp.SimpleTcpCluster"</w:t>
            </w:r>
            <w:r>
              <w:rPr>
                <w:rStyle w:val="crayon-o"/>
                <w:rFonts w:ascii="inherit" w:hAnsi="inherit"/>
                <w:color w:val="000000"/>
                <w:sz w:val="15"/>
                <w:szCs w:val="15"/>
                <w:bdr w:val="none" w:sz="0" w:space="0" w:color="auto" w:frame="1"/>
              </w:rPr>
              <w:t>/&gt;</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You can modify the default configuration by following the documentation available on the</w:t>
      </w:r>
      <w:hyperlink r:id="rId103" w:tooltip="Tomcat site" w:history="1">
        <w:r>
          <w:rPr>
            <w:rStyle w:val="a5"/>
            <w:rFonts w:ascii="Helvetica" w:hAnsi="Helvetica" w:cs="Helvetica"/>
            <w:color w:val="21759B"/>
            <w:sz w:val="18"/>
            <w:szCs w:val="18"/>
            <w:bdr w:val="none" w:sz="0" w:space="0" w:color="auto" w:frame="1"/>
          </w:rPr>
          <w:t>Tomcat site</w:t>
        </w:r>
      </w:hyperlink>
      <w:r>
        <w:rPr>
          <w:rFonts w:ascii="Helvetica" w:hAnsi="Helvetica" w:cs="Helvetica"/>
          <w:color w:val="444444"/>
          <w:sz w:val="18"/>
          <w:szCs w:val="18"/>
        </w:rPr>
        <w:t>. Restart your Tomcat instances.</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If you check</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catalina.out</w:t>
      </w:r>
      <w:r>
        <w:rPr>
          <w:rFonts w:ascii="Helvetica" w:hAnsi="Helvetica" w:cs="Helvetica"/>
          <w:color w:val="444444"/>
          <w:sz w:val="18"/>
          <w:szCs w:val="18"/>
        </w:rPr>
        <w:t>, you’ll see messages such as the following when cluster membership changes. This example is taken from</w:t>
      </w:r>
      <w:r>
        <w:rPr>
          <w:rStyle w:val="apple-converted-space"/>
          <w:rFonts w:ascii="Helvetica" w:hAnsi="Helvetica" w:cs="Helvetica"/>
          <w:color w:val="444444"/>
          <w:sz w:val="18"/>
          <w:szCs w:val="18"/>
        </w:rPr>
        <w:t> </w:t>
      </w:r>
      <w:r>
        <w:rPr>
          <w:rStyle w:val="a8"/>
          <w:rFonts w:ascii="Helvetica" w:hAnsi="Helvetica" w:cs="Helvetica"/>
          <w:color w:val="444444"/>
          <w:sz w:val="18"/>
          <w:szCs w:val="18"/>
          <w:bdr w:val="none" w:sz="0" w:space="0" w:color="auto" w:frame="1"/>
        </w:rPr>
        <w:t>dolan</w:t>
      </w:r>
      <w:r>
        <w:rPr>
          <w:rStyle w:val="apple-converted-space"/>
          <w:rFonts w:ascii="Helvetica" w:hAnsi="Helvetica" w:cs="Helvetica"/>
          <w:color w:val="444444"/>
          <w:sz w:val="18"/>
          <w:szCs w:val="18"/>
        </w:rPr>
        <w:t> </w:t>
      </w:r>
      <w:r>
        <w:rPr>
          <w:rFonts w:ascii="Helvetica" w:hAnsi="Helvetica" w:cs="Helvetica"/>
          <w:color w:val="444444"/>
          <w:sz w:val="18"/>
          <w:szCs w:val="18"/>
        </w:rPr>
        <w:t>as</w:t>
      </w:r>
      <w:r>
        <w:rPr>
          <w:rStyle w:val="apple-converted-space"/>
          <w:rFonts w:ascii="Helvetica" w:hAnsi="Helvetica" w:cs="Helvetica"/>
          <w:color w:val="444444"/>
          <w:sz w:val="18"/>
          <w:szCs w:val="18"/>
        </w:rPr>
        <w:t> </w:t>
      </w:r>
      <w:r>
        <w:rPr>
          <w:rStyle w:val="a8"/>
          <w:rFonts w:ascii="Helvetica" w:hAnsi="Helvetica" w:cs="Helvetica"/>
          <w:color w:val="444444"/>
          <w:sz w:val="18"/>
          <w:szCs w:val="18"/>
          <w:bdr w:val="none" w:sz="0" w:space="0" w:color="auto" w:frame="1"/>
        </w:rPr>
        <w:t>gooby</w:t>
      </w:r>
      <w:r>
        <w:rPr>
          <w:rStyle w:val="apple-converted-space"/>
          <w:rFonts w:ascii="Helvetica" w:hAnsi="Helvetica" w:cs="Helvetica"/>
          <w:color w:val="444444"/>
          <w:sz w:val="18"/>
          <w:szCs w:val="18"/>
        </w:rPr>
        <w:t> </w:t>
      </w:r>
      <w:r>
        <w:rPr>
          <w:rFonts w:ascii="Helvetica" w:hAnsi="Helvetica" w:cs="Helvetica"/>
          <w:color w:val="444444"/>
          <w:sz w:val="18"/>
          <w:szCs w:val="18"/>
        </w:rPr>
        <w:t>joined the cluster:</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44" type="#_x0000_t75" style="width:159.65pt;height:57.6pt" o:ole="">
            <v:imagedata r:id="rId95" o:title=""/>
          </v:shape>
          <w:control r:id="rId104" w:name="DefaultOcxName9" w:shapeid="_x0000_i1144"/>
        </w:object>
      </w:r>
    </w:p>
    <w:tbl>
      <w:tblPr>
        <w:tblW w:w="0" w:type="auto"/>
        <w:tblCellSpacing w:w="15" w:type="dxa"/>
        <w:tblInd w:w="-238" w:type="dxa"/>
        <w:tblCellMar>
          <w:top w:w="15" w:type="dxa"/>
          <w:left w:w="15" w:type="dxa"/>
          <w:bottom w:w="15" w:type="dxa"/>
          <w:right w:w="15" w:type="dxa"/>
        </w:tblCellMar>
        <w:tblLook w:val="04A0"/>
      </w:tblPr>
      <w:tblGrid>
        <w:gridCol w:w="150"/>
        <w:gridCol w:w="848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21600"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i"/>
                <w:rFonts w:ascii="inherit" w:hAnsi="inherit"/>
                <w:color w:val="000000"/>
                <w:sz w:val="15"/>
                <w:szCs w:val="15"/>
                <w:bdr w:val="none" w:sz="0" w:space="0" w:color="auto" w:frame="1"/>
              </w:rPr>
              <w:t>Feb</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11</w:t>
            </w:r>
            <w:r>
              <w:rPr>
                <w:rStyle w:val="crayon-sy"/>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2013</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4</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55</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AM </w:t>
            </w:r>
            <w:r>
              <w:rPr>
                <w:rStyle w:val="crayon-v"/>
                <w:rFonts w:ascii="inherit" w:hAnsi="inherit"/>
                <w:color w:val="000000"/>
                <w:sz w:val="15"/>
                <w:szCs w:val="15"/>
                <w:bdr w:val="none" w:sz="0" w:space="0" w:color="auto" w:frame="1"/>
              </w:rPr>
              <w:t>org</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apache</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catalina</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ha</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tcp</w:t>
            </w:r>
            <w:r>
              <w:rPr>
                <w:rStyle w:val="crayon-sy"/>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 xml:space="preserve">SimpleTcpCluster memberAdded </w:t>
            </w:r>
            <w:r>
              <w:rPr>
                <w:rStyle w:val="crayon-i"/>
                <w:rFonts w:ascii="inherit" w:hAnsi="inherit"/>
                <w:color w:val="000000"/>
                <w:sz w:val="15"/>
                <w:szCs w:val="15"/>
                <w:bdr w:val="none" w:sz="0" w:space="0" w:color="auto" w:frame="1"/>
              </w:rPr>
              <w:t>INFO</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Replication member </w:t>
            </w:r>
            <w:r>
              <w:rPr>
                <w:rStyle w:val="crayon-i"/>
                <w:rFonts w:ascii="inherit" w:hAnsi="inherit"/>
                <w:color w:val="000000"/>
                <w:sz w:val="15"/>
                <w:szCs w:val="15"/>
                <w:bdr w:val="none" w:sz="0" w:space="0" w:color="auto" w:frame="1"/>
              </w:rPr>
              <w:t>added</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v"/>
                <w:rFonts w:ascii="inherit" w:hAnsi="inherit"/>
                <w:color w:val="000000"/>
                <w:sz w:val="15"/>
                <w:szCs w:val="15"/>
                <w:bdr w:val="none" w:sz="0" w:space="0" w:color="auto" w:frame="1"/>
              </w:rPr>
              <w:t>org</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apache</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catalina</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tribes</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membership</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MemberImpl</w:t>
            </w:r>
            <w:r>
              <w:rPr>
                <w:rStyle w:val="crayon-sy"/>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tcp</w:t>
            </w:r>
            <w:r>
              <w:rPr>
                <w:rStyle w:val="crayon-o"/>
                <w:rFonts w:ascii="inherit" w:hAnsi="inherit"/>
                <w:color w:val="000000"/>
                <w:sz w:val="15"/>
                <w:szCs w:val="15"/>
                <w:bdr w:val="none" w:sz="0" w:space="0" w:color="auto" w:frame="1"/>
              </w:rPr>
              <w:t>:</w:t>
            </w:r>
            <w:r>
              <w:rPr>
                <w:rStyle w:val="crayon-c"/>
                <w:rFonts w:ascii="inherit" w:hAnsi="inherit"/>
                <w:color w:val="000000"/>
                <w:sz w:val="15"/>
                <w:szCs w:val="15"/>
                <w:bdr w:val="none" w:sz="0" w:space="0" w:color="auto" w:frame="1"/>
              </w:rPr>
              <w:t>//{172, 16, 18, 172}:4000,{172, 16, 18, 172},4000, alive=1048, securePort=-1, UDP Port=-1, id={-91 -111 103 -21 -38 -118 71 44 -99 113 -87 -112 -27 18 55 -30 }, payload={}, command={}, domain={}, ]</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lastRenderedPageBreak/>
        <w:t>Next, again presuming your Tomcat examples are still deployed to your instances, modify</w:t>
      </w:r>
      <w:r>
        <w:rPr>
          <w:rStyle w:val="HTML"/>
          <w:rFonts w:ascii="Consolas" w:hAnsi="Consolas" w:cs="Consolas"/>
          <w:color w:val="444444"/>
          <w:bdr w:val="none" w:sz="0" w:space="0" w:color="auto" w:frame="1"/>
        </w:rPr>
        <w:t>/path/to/tomcat7/webapps/examples/WEB-INF/web.xml</w:t>
      </w:r>
      <w:r>
        <w:rPr>
          <w:rFonts w:ascii="Helvetica" w:hAnsi="Helvetica" w:cs="Helvetica"/>
          <w:color w:val="444444"/>
          <w:sz w:val="18"/>
          <w:szCs w:val="18"/>
        </w:rPr>
        <w:t>, and add the following just above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&lt;filter&gt;</w:t>
      </w:r>
      <w:r>
        <w:rPr>
          <w:rStyle w:val="apple-converted-space"/>
          <w:rFonts w:ascii="Helvetica" w:hAnsi="Helvetica" w:cs="Helvetica"/>
          <w:color w:val="444444"/>
          <w:sz w:val="18"/>
          <w:szCs w:val="18"/>
        </w:rPr>
        <w:t> </w:t>
      </w:r>
      <w:r>
        <w:rPr>
          <w:rFonts w:ascii="Helvetica" w:hAnsi="Helvetica" w:cs="Helvetica"/>
          <w:color w:val="444444"/>
          <w:sz w:val="18"/>
          <w:szCs w:val="18"/>
        </w:rPr>
        <w:t>directives:</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43" type="#_x0000_t75" style="width:159.65pt;height:57.6pt" o:ole="">
            <v:imagedata r:id="rId95" o:title=""/>
          </v:shape>
          <w:control r:id="rId105" w:name="DefaultOcxName10" w:shapeid="_x0000_i1143"/>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o"/>
                <w:rFonts w:ascii="inherit" w:hAnsi="inherit"/>
                <w:color w:val="000000"/>
                <w:sz w:val="15"/>
                <w:szCs w:val="15"/>
                <w:bdr w:val="none" w:sz="0" w:space="0" w:color="auto" w:frame="1"/>
              </w:rPr>
              <w:t>&lt;</w:t>
            </w:r>
            <w:r>
              <w:rPr>
                <w:rStyle w:val="crayon-i"/>
                <w:rFonts w:ascii="inherit" w:hAnsi="inherit"/>
                <w:color w:val="000000"/>
                <w:sz w:val="15"/>
                <w:szCs w:val="15"/>
                <w:bdr w:val="none" w:sz="0" w:space="0" w:color="auto" w:frame="1"/>
              </w:rPr>
              <w:t>distributable</w:t>
            </w:r>
            <w:r>
              <w:rPr>
                <w:rStyle w:val="crayon-o"/>
                <w:rFonts w:ascii="inherit" w:hAnsi="inherit"/>
                <w:color w:val="000000"/>
                <w:sz w:val="15"/>
                <w:szCs w:val="15"/>
                <w:bdr w:val="none" w:sz="0" w:space="0" w:color="auto" w:frame="1"/>
              </w:rPr>
              <w:t>/&gt;</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You will need to restart Tomcat or redeploy the application. We will be able to test using one of the examples provided. It is worth noting from the Tomcat 7.0 documentation:</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 All your session attributes must implement</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java.io.Serializable</w:t>
      </w:r>
      <w:r>
        <w:rPr>
          <w:rFonts w:ascii="Helvetica" w:hAnsi="Helvetica" w:cs="Helvetica"/>
          <w:color w:val="444444"/>
          <w:sz w:val="18"/>
          <w:szCs w:val="18"/>
        </w:rPr>
        <w:br/>
        <w:t>- Uncomment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Cluster</w:t>
      </w:r>
      <w:r>
        <w:rPr>
          <w:rStyle w:val="apple-converted-space"/>
          <w:rFonts w:ascii="Helvetica" w:hAnsi="Helvetica" w:cs="Helvetica"/>
          <w:color w:val="444444"/>
          <w:sz w:val="18"/>
          <w:szCs w:val="18"/>
        </w:rPr>
        <w:t> </w:t>
      </w:r>
      <w:r>
        <w:rPr>
          <w:rFonts w:ascii="Helvetica" w:hAnsi="Helvetica" w:cs="Helvetica"/>
          <w:color w:val="444444"/>
          <w:sz w:val="18"/>
          <w:szCs w:val="18"/>
        </w:rPr>
        <w:t>element in</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server.xml</w:t>
      </w:r>
      <w:r>
        <w:rPr>
          <w:rFonts w:ascii="Helvetica" w:hAnsi="Helvetica" w:cs="Helvetica"/>
          <w:color w:val="444444"/>
          <w:sz w:val="18"/>
          <w:szCs w:val="18"/>
        </w:rPr>
        <w:br/>
        <w:t>- Make sure your</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web.xml</w:t>
      </w:r>
      <w:r>
        <w:rPr>
          <w:rStyle w:val="apple-converted-space"/>
          <w:rFonts w:ascii="Helvetica" w:hAnsi="Helvetica" w:cs="Helvetica"/>
          <w:color w:val="444444"/>
          <w:sz w:val="18"/>
          <w:szCs w:val="18"/>
        </w:rPr>
        <w:t> </w:t>
      </w:r>
      <w:r>
        <w:rPr>
          <w:rFonts w:ascii="Helvetica" w:hAnsi="Helvetica" w:cs="Helvetica"/>
          <w:color w:val="444444"/>
          <w:sz w:val="18"/>
          <w:szCs w:val="18"/>
        </w:rPr>
        <w:t>has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distributable</w:t>
      </w:r>
      <w:r>
        <w:rPr>
          <w:rStyle w:val="apple-converted-space"/>
          <w:rFonts w:ascii="Helvetica" w:hAnsi="Helvetica" w:cs="Helvetica"/>
          <w:color w:val="444444"/>
          <w:sz w:val="18"/>
          <w:szCs w:val="18"/>
        </w:rPr>
        <w:t> </w:t>
      </w:r>
      <w:r>
        <w:rPr>
          <w:rFonts w:ascii="Helvetica" w:hAnsi="Helvetica" w:cs="Helvetica"/>
          <w:color w:val="444444"/>
          <w:sz w:val="18"/>
          <w:szCs w:val="18"/>
        </w:rPr>
        <w:t>element</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So, if you do not implement</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java.io.Serializable</w:t>
      </w:r>
      <w:r>
        <w:rPr>
          <w:rStyle w:val="apple-converted-space"/>
          <w:rFonts w:ascii="Helvetica" w:hAnsi="Helvetica" w:cs="Helvetica"/>
          <w:color w:val="444444"/>
          <w:sz w:val="18"/>
          <w:szCs w:val="18"/>
        </w:rPr>
        <w:t> </w:t>
      </w:r>
      <w:r>
        <w:rPr>
          <w:rFonts w:ascii="Helvetica" w:hAnsi="Helvetica" w:cs="Helvetica"/>
          <w:color w:val="444444"/>
          <w:sz w:val="18"/>
          <w:szCs w:val="18"/>
        </w:rPr>
        <w:t>then it’s still not going to work. I’ll just opt for one of the examples that does – but (as an example) the shopping cart example provided with Tomcat 7.0 does not implement</w:t>
      </w:r>
      <w:r>
        <w:rPr>
          <w:rStyle w:val="apple-converted-space"/>
          <w:rFonts w:ascii="Consolas" w:hAnsi="Consolas" w:cs="Consolas"/>
          <w:color w:val="444444"/>
          <w:sz w:val="18"/>
          <w:szCs w:val="18"/>
          <w:bdr w:val="none" w:sz="0" w:space="0" w:color="auto" w:frame="1"/>
        </w:rPr>
        <w:t> </w:t>
      </w:r>
      <w:r>
        <w:rPr>
          <w:rStyle w:val="HTML"/>
          <w:rFonts w:ascii="Consolas" w:hAnsi="Consolas" w:cs="Consolas"/>
          <w:color w:val="444444"/>
          <w:bdr w:val="none" w:sz="0" w:space="0" w:color="auto" w:frame="1"/>
        </w:rPr>
        <w:t>java.io.Serializable.</w:t>
      </w:r>
      <w:r>
        <w:rPr>
          <w:rStyle w:val="apple-converted-space"/>
          <w:rFonts w:ascii="Consolas" w:hAnsi="Consolas" w:cs="Consolas"/>
          <w:color w:val="444444"/>
          <w:sz w:val="18"/>
          <w:szCs w:val="18"/>
          <w:bdr w:val="none" w:sz="0" w:space="0" w:color="auto" w:frame="1"/>
        </w:rPr>
        <w:t> </w:t>
      </w:r>
      <w:r>
        <w:rPr>
          <w:rFonts w:ascii="Helvetica" w:hAnsi="Helvetica" w:cs="Helvetica"/>
          <w:color w:val="444444"/>
          <w:sz w:val="18"/>
          <w:szCs w:val="18"/>
        </w:rPr>
        <w:t>You can modify the code and recompile the class if you’d like to test further, but the Hello World JSP test will work fine, along with a header inspector to check our session IDs.</w:t>
      </w:r>
    </w:p>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Next, modify the HAProxy configuration as follows:</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42" type="#_x0000_t75" style="width:159.65pt;height:57.6pt" o:ole="">
            <v:imagedata r:id="rId95" o:title=""/>
          </v:shape>
          <w:control r:id="rId106" w:name="DefaultOcxName11" w:shapeid="_x0000_i1142"/>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4</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5</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6</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7</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lastRenderedPageBreak/>
              <w:t>8</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lastRenderedPageBreak/>
              <w:t># vi /etc/haproxy/haproxy.conf</w:t>
            </w:r>
          </w:p>
          <w:p w:rsidR="00C70DFD" w:rsidRDefault="00C70DFD">
            <w:pPr>
              <w:spacing w:line="480" w:lineRule="auto"/>
              <w:textAlignment w:val="baseline"/>
              <w:rPr>
                <w:rFonts w:ascii="inherit" w:hAnsi="inherit"/>
                <w:color w:val="000000"/>
                <w:sz w:val="15"/>
                <w:szCs w:val="15"/>
              </w:rPr>
            </w:pPr>
            <w:r>
              <w:rPr>
                <w:rStyle w:val="crayon-sy"/>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backend servers</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option httpchk </w:t>
            </w:r>
            <w:r>
              <w:rPr>
                <w:rStyle w:val="crayon-i"/>
                <w:rFonts w:ascii="inherit" w:hAnsi="inherit"/>
                <w:color w:val="000000"/>
                <w:sz w:val="15"/>
                <w:szCs w:val="15"/>
                <w:bdr w:val="none" w:sz="0" w:space="0" w:color="auto" w:frame="1"/>
              </w:rPr>
              <w:t>OPTIONS</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option forwardfor</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option </w:t>
            </w:r>
            <w:r>
              <w:rPr>
                <w:rStyle w:val="crayon-i"/>
                <w:rFonts w:ascii="inherit" w:hAnsi="inherit"/>
                <w:color w:val="000000"/>
                <w:sz w:val="15"/>
                <w:szCs w:val="15"/>
                <w:bdr w:val="none" w:sz="0" w:space="0" w:color="auto" w:frame="1"/>
              </w:rPr>
              <w:t>http</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server</w:t>
            </w:r>
            <w:r>
              <w:rPr>
                <w:rStyle w:val="crayon-o"/>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close</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server </w:t>
            </w:r>
            <w:r>
              <w:rPr>
                <w:rStyle w:val="crayon-i"/>
                <w:rFonts w:ascii="inherit" w:hAnsi="inherit"/>
                <w:color w:val="000000"/>
                <w:sz w:val="15"/>
                <w:szCs w:val="15"/>
                <w:bdr w:val="none" w:sz="0" w:space="0" w:color="auto" w:frame="1"/>
              </w:rPr>
              <w:t>node1</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172.16.18.169</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8080</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check </w:t>
            </w:r>
            <w:r>
              <w:rPr>
                <w:rStyle w:val="crayon-i"/>
                <w:rFonts w:ascii="inherit" w:hAnsi="inherit"/>
                <w:color w:val="000000"/>
                <w:sz w:val="15"/>
                <w:szCs w:val="15"/>
                <w:bdr w:val="none" w:sz="0" w:space="0" w:color="auto" w:frame="1"/>
              </w:rPr>
              <w:t>inter</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5000</w:t>
            </w:r>
          </w:p>
          <w:p w:rsidR="00C70DFD" w:rsidRDefault="00C70DFD">
            <w:pPr>
              <w:spacing w:line="480" w:lineRule="auto"/>
              <w:textAlignment w:val="baseline"/>
              <w:rPr>
                <w:rFonts w:ascii="inherit" w:eastAsia="宋体" w:hAnsi="inherit" w:cs="宋体"/>
                <w:color w:val="000000"/>
                <w:sz w:val="15"/>
                <w:szCs w:val="15"/>
              </w:rPr>
            </w:pPr>
            <w:r>
              <w:rPr>
                <w:rStyle w:val="crayon-e"/>
                <w:rFonts w:ascii="inherit" w:hAnsi="inherit"/>
                <w:color w:val="000000"/>
                <w:sz w:val="15"/>
                <w:szCs w:val="15"/>
                <w:bdr w:val="none" w:sz="0" w:space="0" w:color="auto" w:frame="1"/>
              </w:rPr>
              <w:lastRenderedPageBreak/>
              <w:t xml:space="preserve">server </w:t>
            </w:r>
            <w:r>
              <w:rPr>
                <w:rStyle w:val="crayon-i"/>
                <w:rFonts w:ascii="inherit" w:hAnsi="inherit"/>
                <w:color w:val="000000"/>
                <w:sz w:val="15"/>
                <w:szCs w:val="15"/>
                <w:bdr w:val="none" w:sz="0" w:space="0" w:color="auto" w:frame="1"/>
              </w:rPr>
              <w:t>node2</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172.16.18.172</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8080</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check </w:t>
            </w:r>
            <w:r>
              <w:rPr>
                <w:rStyle w:val="crayon-i"/>
                <w:rFonts w:ascii="inherit" w:hAnsi="inherit"/>
                <w:color w:val="000000"/>
                <w:sz w:val="15"/>
                <w:szCs w:val="15"/>
                <w:bdr w:val="none" w:sz="0" w:space="0" w:color="auto" w:frame="1"/>
              </w:rPr>
              <w:t>inter</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5000</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lastRenderedPageBreak/>
        <w:t>As you can see, there is no special handling of cookies or sessions with our HAProxy configuration – it will all be handled by session replication within Tomcat.</w:t>
      </w:r>
    </w:p>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Restart HAProxy:</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41" type="#_x0000_t75" style="width:159.65pt;height:57.6pt" o:ole="">
            <v:imagedata r:id="rId95" o:title=""/>
          </v:shape>
          <w:control r:id="rId107" w:name="DefaultOcxName12" w:shapeid="_x0000_i1141"/>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2</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pkill -f haproxy</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haproxy -f /etc/haproxy/haproxy.conf</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Browse to the following whilst using something like Live HTTP Headers with Firefox:</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40" type="#_x0000_t75" style="width:159.65pt;height:57.6pt" o:ole="">
            <v:imagedata r:id="rId95" o:title=""/>
          </v:shape>
          <w:control r:id="rId108" w:name="DefaultOcxName13" w:shapeid="_x0000_i1140"/>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i"/>
                <w:rFonts w:ascii="inherit" w:hAnsi="inherit"/>
                <w:color w:val="000000"/>
                <w:sz w:val="15"/>
                <w:szCs w:val="15"/>
                <w:bdr w:val="none" w:sz="0" w:space="0" w:color="auto" w:frame="1"/>
              </w:rPr>
              <w:t>http</w:t>
            </w:r>
            <w:r>
              <w:rPr>
                <w:rStyle w:val="crayon-o"/>
                <w:rFonts w:ascii="inherit" w:hAnsi="inherit"/>
                <w:color w:val="000000"/>
                <w:sz w:val="15"/>
                <w:szCs w:val="15"/>
                <w:bdr w:val="none" w:sz="0" w:space="0" w:color="auto" w:frame="1"/>
              </w:rPr>
              <w:t>:</w:t>
            </w:r>
            <w:r>
              <w:rPr>
                <w:rStyle w:val="crayon-c"/>
                <w:rFonts w:ascii="inherit" w:hAnsi="inherit"/>
                <w:color w:val="000000"/>
                <w:sz w:val="15"/>
                <w:szCs w:val="15"/>
                <w:bdr w:val="none" w:sz="0" w:space="0" w:color="auto" w:frame="1"/>
              </w:rPr>
              <w:t>//&lt;haproxy-node1-name&gt;/examples/jsp/jsp2/simpletag/hello.jsp</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Note the session ID. Refresh your browser a few times; you should note the session ID doesn’t change, but the load is still being spread across your backend Tomcat servers (checking your Tomcat access logs for now – HAProxy will be configured for logging later).</w:t>
      </w:r>
    </w:p>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Shutdown a tomcat instance, the session ID will be the same. Bring a Tomcat instance back up, and shut the other one down – you should note the ID is not changing. Session replication is working at the Tomcat layer. If the session ID is changing, check your Tomcat cluster configuration, and that you’ve made the application both distributable and implemented serialisation if required.</w:t>
      </w:r>
    </w:p>
    <w:p w:rsidR="00C70DFD" w:rsidRDefault="00C70DFD" w:rsidP="00C70DFD">
      <w:pPr>
        <w:pStyle w:val="2"/>
        <w:shd w:val="clear" w:color="auto" w:fill="FFFFFF"/>
        <w:textAlignment w:val="baseline"/>
        <w:rPr>
          <w:rFonts w:ascii="Helvetica" w:hAnsi="Helvetica" w:cs="Helvetica"/>
          <w:color w:val="444444"/>
        </w:rPr>
      </w:pPr>
      <w:r>
        <w:rPr>
          <w:rFonts w:ascii="Helvetica" w:hAnsi="Helvetica" w:cs="Helvetica"/>
          <w:color w:val="444444"/>
        </w:rPr>
        <w:t>Making our Load Balancer Highly-Available: keepalived</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We can now make our load balancer highly-available by installing</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keepalived</w:t>
      </w:r>
      <w:r>
        <w:rPr>
          <w:rFonts w:ascii="Helvetica" w:hAnsi="Helvetica" w:cs="Helvetica"/>
          <w:color w:val="444444"/>
          <w:sz w:val="18"/>
          <w:szCs w:val="18"/>
        </w:rPr>
        <w:t>. First, copy the HAProxy configuration across from the first node to the second node, as it will not change any further:</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lastRenderedPageBreak/>
        <w:object w:dxaOrig="225" w:dyaOrig="225">
          <v:shape id="_x0000_i1139" type="#_x0000_t75" style="width:159.65pt;height:57.6pt" o:ole="">
            <v:imagedata r:id="rId95" o:title=""/>
          </v:shape>
          <w:control r:id="rId109" w:name="DefaultOcxName14" w:shapeid="_x0000_i1139"/>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2</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cd /etc/haproxy</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scp -p user@node1:/etc/haproxy/haproxy.conf .</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Test HAProxy on the second node:</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38" type="#_x0000_t75" style="width:159.65pt;height:57.6pt" o:ole="">
            <v:imagedata r:id="rId95" o:title=""/>
          </v:shape>
          <w:control r:id="rId110" w:name="DefaultOcxName15" w:shapeid="_x0000_i1138"/>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haproxy -f /etc/haproxy/haproxy.conf</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Hit the Tomcat examples and verify that all is working as expected. All remaining steps should be performed on both nodes unless noted.</w:t>
      </w:r>
    </w:p>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Install the required prerequisite packages:</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37" type="#_x0000_t75" style="width:159.65pt;height:57.6pt" o:ole="">
            <v:imagedata r:id="rId95" o:title=""/>
          </v:shape>
          <w:control r:id="rId111" w:name="DefaultOcxName16" w:shapeid="_x0000_i1137"/>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yum -y install kernel-headers kernel-devel popt-devel</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Now, download the latest</w:t>
      </w:r>
      <w:r>
        <w:rPr>
          <w:rStyle w:val="apple-converted-space"/>
          <w:rFonts w:ascii="Helvetica" w:hAnsi="Helvetica" w:cs="Helvetica"/>
          <w:color w:val="444444"/>
          <w:sz w:val="18"/>
          <w:szCs w:val="18"/>
        </w:rPr>
        <w:t> </w:t>
      </w:r>
      <w:hyperlink r:id="rId112" w:tooltip="keepalived" w:history="1">
        <w:r>
          <w:rPr>
            <w:rStyle w:val="a5"/>
            <w:rFonts w:ascii="Consolas" w:hAnsi="Consolas" w:cs="Consolas"/>
            <w:color w:val="21759B"/>
            <w:sz w:val="18"/>
            <w:szCs w:val="18"/>
            <w:bdr w:val="none" w:sz="0" w:space="0" w:color="auto" w:frame="1"/>
          </w:rPr>
          <w:t>keepalived</w:t>
        </w:r>
      </w:hyperlink>
      <w:r>
        <w:rPr>
          <w:rStyle w:val="apple-converted-space"/>
          <w:rFonts w:ascii="Helvetica" w:hAnsi="Helvetica" w:cs="Helvetica"/>
          <w:color w:val="444444"/>
          <w:sz w:val="18"/>
          <w:szCs w:val="18"/>
        </w:rPr>
        <w:t> </w:t>
      </w:r>
      <w:r>
        <w:rPr>
          <w:rFonts w:ascii="Helvetica" w:hAnsi="Helvetica" w:cs="Helvetica"/>
          <w:color w:val="444444"/>
          <w:sz w:val="18"/>
          <w:szCs w:val="18"/>
        </w:rPr>
        <w:t>and install it: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36" type="#_x0000_t75" style="width:159.65pt;height:57.6pt" o:ole="">
            <v:imagedata r:id="rId95" o:title=""/>
          </v:shape>
          <w:control r:id="rId113" w:name="DefaultOcxName17" w:shapeid="_x0000_i1136"/>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4</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lastRenderedPageBreak/>
              <w:t>5</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6</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lastRenderedPageBreak/>
              <w:t># cd /usr/local/src</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tar xzf keepalived-1.2.7.tar.gz</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cd keepalived-1.2.7</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./configure --with-kernel-dir=/lib/modules/$(uname -r)/build</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lastRenderedPageBreak/>
              <w:t># make</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make install</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lastRenderedPageBreak/>
        <w:t>Without specifying a</w:t>
      </w:r>
      <w:r>
        <w:rPr>
          <w:rStyle w:val="apple-converted-space"/>
          <w:rFonts w:ascii="Consolas" w:hAnsi="Consolas" w:cs="Consolas"/>
          <w:color w:val="444444"/>
          <w:sz w:val="18"/>
          <w:szCs w:val="18"/>
          <w:bdr w:val="none" w:sz="0" w:space="0" w:color="auto" w:frame="1"/>
        </w:rPr>
        <w:t> </w:t>
      </w:r>
      <w:r>
        <w:rPr>
          <w:rStyle w:val="HTML"/>
          <w:rFonts w:ascii="Consolas" w:hAnsi="Consolas" w:cs="Consolas"/>
          <w:color w:val="444444"/>
          <w:bdr w:val="none" w:sz="0" w:space="0" w:color="auto" w:frame="1"/>
        </w:rPr>
        <w:t>--prefix</w:t>
      </w:r>
      <w:r>
        <w:rPr>
          <w:rStyle w:val="apple-converted-space"/>
          <w:rFonts w:ascii="Helvetica" w:hAnsi="Helvetica" w:cs="Helvetica"/>
          <w:color w:val="444444"/>
          <w:sz w:val="18"/>
          <w:szCs w:val="18"/>
        </w:rPr>
        <w:t> </w:t>
      </w:r>
      <w:r>
        <w:rPr>
          <w:rFonts w:ascii="Helvetica" w:hAnsi="Helvetica" w:cs="Helvetica"/>
          <w:color w:val="444444"/>
          <w:sz w:val="18"/>
          <w:szCs w:val="18"/>
        </w:rPr>
        <w:t>during the compile, make install happily scatters files all over</w:t>
      </w:r>
      <w:r>
        <w:rPr>
          <w:rStyle w:val="HTML"/>
          <w:rFonts w:ascii="Consolas" w:hAnsi="Consolas" w:cs="Consolas"/>
          <w:color w:val="444444"/>
          <w:bdr w:val="none" w:sz="0" w:space="0" w:color="auto" w:frame="1"/>
        </w:rPr>
        <w:t>/usr/local</w:t>
      </w:r>
      <w:r>
        <w:rPr>
          <w:rFonts w:ascii="Helvetica" w:hAnsi="Helvetica" w:cs="Helvetica"/>
          <w:color w:val="444444"/>
          <w:sz w:val="18"/>
          <w:szCs w:val="18"/>
        </w:rPr>
        <w:t>. Ho hum. For now, copy the appropriate files into place:</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35" type="#_x0000_t75" style="width:159.65pt;height:57.6pt" o:ole="">
            <v:imagedata r:id="rId95" o:title=""/>
          </v:shape>
          <w:control r:id="rId114" w:name="DefaultOcxName18" w:shapeid="_x0000_i1135"/>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4</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cp /usr/local/etc/rc.d/init.d/keepalived /etc/init.d</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chmod +x /etc/init.d/keepalived</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chkconfig keepalived on</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cp /usr/local/etc/sysconfig/keepalived /etc/sysconfig</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Next, configure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keepalived</w:t>
      </w:r>
      <w:r>
        <w:rPr>
          <w:rFonts w:ascii="Helvetica" w:hAnsi="Helvetica" w:cs="Helvetica"/>
          <w:color w:val="444444"/>
          <w:sz w:val="18"/>
          <w:szCs w:val="18"/>
        </w:rPr>
        <w: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34" type="#_x0000_t75" style="width:159.65pt;height:57.6pt" o:ole="">
            <v:imagedata r:id="rId95" o:title=""/>
          </v:shape>
          <w:control r:id="rId115" w:name="DefaultOcxName19" w:shapeid="_x0000_i1134"/>
        </w:object>
      </w:r>
    </w:p>
    <w:tbl>
      <w:tblPr>
        <w:tblW w:w="0" w:type="auto"/>
        <w:tblCellSpacing w:w="15" w:type="dxa"/>
        <w:tblInd w:w="-326" w:type="dxa"/>
        <w:tblCellMar>
          <w:top w:w="15" w:type="dxa"/>
          <w:left w:w="15" w:type="dxa"/>
          <w:bottom w:w="15" w:type="dxa"/>
          <w:right w:w="15" w:type="dxa"/>
        </w:tblCellMar>
        <w:tblLook w:val="04A0"/>
      </w:tblPr>
      <w:tblGrid>
        <w:gridCol w:w="225"/>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4</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5</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6</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7</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8</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lastRenderedPageBreak/>
              <w:t>9</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10</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14</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15</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16</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17</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18</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19</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20</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lastRenderedPageBreak/>
              <w:t># mkdir /etc/keepalived</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vi /etc/keepalived/keepalive.conf</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vrrp_script</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check_haproxy</w:t>
            </w:r>
            <w:r>
              <w:rPr>
                <w:rStyle w:val="crayon-h"/>
                <w:rFonts w:ascii="inherit" w:hAnsi="inherit"/>
                <w:color w:val="000000"/>
                <w:sz w:val="15"/>
                <w:szCs w:val="15"/>
                <w:bdr w:val="none" w:sz="0" w:space="0" w:color="auto" w:frame="1"/>
              </w:rPr>
              <w:t xml:space="preserve"> </w:t>
            </w:r>
            <w:r>
              <w:rPr>
                <w:rStyle w:val="crayon-sy"/>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script</w:t>
            </w:r>
            <w:r>
              <w:rPr>
                <w:rStyle w:val="crayon-h"/>
                <w:rFonts w:ascii="inherit" w:hAnsi="inherit"/>
                <w:color w:val="000000"/>
                <w:sz w:val="15"/>
                <w:szCs w:val="15"/>
                <w:bdr w:val="none" w:sz="0" w:space="0" w:color="auto" w:frame="1"/>
              </w:rPr>
              <w:t xml:space="preserve"> </w:t>
            </w:r>
            <w:r>
              <w:rPr>
                <w:rStyle w:val="crayon-s"/>
                <w:rFonts w:ascii="inherit" w:hAnsi="inherit"/>
                <w:color w:val="000000"/>
                <w:sz w:val="15"/>
                <w:szCs w:val="15"/>
                <w:bdr w:val="none" w:sz="0" w:space="0" w:color="auto" w:frame="1"/>
              </w:rPr>
              <w:t>"killall -0 haproxy"</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interval</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2</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weight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2</w:t>
            </w:r>
          </w:p>
          <w:p w:rsidR="00C70DFD" w:rsidRDefault="00C70DFD">
            <w:pPr>
              <w:spacing w:line="480" w:lineRule="auto"/>
              <w:textAlignment w:val="baseline"/>
              <w:rPr>
                <w:rFonts w:ascii="inherit" w:hAnsi="inherit"/>
                <w:color w:val="000000"/>
                <w:sz w:val="15"/>
                <w:szCs w:val="15"/>
              </w:rPr>
            </w:pPr>
            <w:r>
              <w:rPr>
                <w:rStyle w:val="crayon-sy"/>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Fonts w:ascii="inherit" w:hAnsi="inherit"/>
                <w:color w:val="000000"/>
                <w:sz w:val="15"/>
                <w:szCs w:val="15"/>
              </w:rPr>
              <w:t> </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lastRenderedPageBreak/>
              <w:t>vrrp_instance</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VI_1</w:t>
            </w:r>
            <w:r>
              <w:rPr>
                <w:rStyle w:val="crayon-h"/>
                <w:rFonts w:ascii="inherit" w:hAnsi="inherit"/>
                <w:color w:val="000000"/>
                <w:sz w:val="15"/>
                <w:szCs w:val="15"/>
                <w:bdr w:val="none" w:sz="0" w:space="0" w:color="auto" w:frame="1"/>
              </w:rPr>
              <w:t xml:space="preserve"> </w:t>
            </w:r>
            <w:r>
              <w:rPr>
                <w:rStyle w:val="crayon-sy"/>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xml:space="preserve">   </w:t>
            </w:r>
            <w:r>
              <w:rPr>
                <w:rStyle w:val="crayon-t"/>
                <w:rFonts w:ascii="inherit" w:hAnsi="inherit"/>
                <w:color w:val="000000"/>
                <w:sz w:val="15"/>
                <w:szCs w:val="15"/>
                <w:bdr w:val="none" w:sz="0" w:space="0" w:color="auto" w:frame="1"/>
              </w:rPr>
              <w:t>interface</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eth0</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state MASTER</w:t>
            </w:r>
          </w:p>
          <w:p w:rsidR="00C70DFD" w:rsidRDefault="00C70DFD">
            <w:pPr>
              <w:spacing w:line="480" w:lineRule="auto"/>
              <w:textAlignment w:val="baseline"/>
              <w:rPr>
                <w:rFonts w:ascii="inherit" w:hAnsi="inherit"/>
                <w:color w:val="000000"/>
                <w:sz w:val="15"/>
                <w:szCs w:val="15"/>
              </w:rPr>
            </w:pPr>
            <w:r>
              <w:rPr>
                <w:rStyle w:val="crayon-e"/>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virtual_router_id</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priority</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101</w:t>
            </w:r>
            <w:r>
              <w:rPr>
                <w:rStyle w:val="crayon-h"/>
                <w:rFonts w:ascii="inherit" w:hAnsi="inherit"/>
                <w:color w:val="000000"/>
                <w:sz w:val="15"/>
                <w:szCs w:val="15"/>
                <w:bdr w:val="none" w:sz="0" w:space="0" w:color="auto" w:frame="1"/>
              </w:rPr>
              <w:t>          </w:t>
            </w:r>
            <w:r>
              <w:rPr>
                <w:rStyle w:val="crayon-p"/>
                <w:rFonts w:ascii="inherit" w:hAnsi="inherit"/>
                <w:color w:val="000000"/>
                <w:sz w:val="15"/>
                <w:szCs w:val="15"/>
                <w:bdr w:val="none" w:sz="0" w:space="0" w:color="auto" w:frame="1"/>
              </w:rPr>
              <w:t># 101 on master, 100 on backup</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virtual_ipaddress</w:t>
            </w:r>
            <w:r>
              <w:rPr>
                <w:rStyle w:val="crayon-h"/>
                <w:rFonts w:ascii="inherit" w:hAnsi="inherit"/>
                <w:color w:val="000000"/>
                <w:sz w:val="15"/>
                <w:szCs w:val="15"/>
                <w:bdr w:val="none" w:sz="0" w:space="0" w:color="auto" w:frame="1"/>
              </w:rPr>
              <w:t xml:space="preserve"> </w:t>
            </w:r>
            <w:r>
              <w:rPr>
                <w:rStyle w:val="crayon-sy"/>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cn"/>
                <w:rFonts w:ascii="inherit" w:hAnsi="inherit"/>
                <w:color w:val="000000"/>
                <w:sz w:val="15"/>
                <w:szCs w:val="15"/>
                <w:bdr w:val="none" w:sz="0" w:space="0" w:color="auto" w:frame="1"/>
              </w:rPr>
              <w:t>172.16.18.199</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xml:space="preserve">   </w:t>
            </w:r>
            <w:r>
              <w:rPr>
                <w:rStyle w:val="crayon-sy"/>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track_script</w:t>
            </w:r>
            <w:r>
              <w:rPr>
                <w:rStyle w:val="crayon-h"/>
                <w:rFonts w:ascii="inherit" w:hAnsi="inherit"/>
                <w:color w:val="000000"/>
                <w:sz w:val="15"/>
                <w:szCs w:val="15"/>
                <w:bdr w:val="none" w:sz="0" w:space="0" w:color="auto" w:frame="1"/>
              </w:rPr>
              <w:t xml:space="preserve"> </w:t>
            </w:r>
            <w:r>
              <w:rPr>
                <w:rStyle w:val="crayon-sy"/>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w:t>
            </w:r>
            <w:r>
              <w:rPr>
                <w:rStyle w:val="crayon-i"/>
                <w:rFonts w:ascii="inherit" w:hAnsi="inherit"/>
                <w:color w:val="000000"/>
                <w:sz w:val="15"/>
                <w:szCs w:val="15"/>
                <w:bdr w:val="none" w:sz="0" w:space="0" w:color="auto" w:frame="1"/>
              </w:rPr>
              <w:t>check_haproxy</w:t>
            </w:r>
          </w:p>
          <w:p w:rsidR="00C70DFD" w:rsidRDefault="00C70DFD">
            <w:pPr>
              <w:spacing w:line="480" w:lineRule="auto"/>
              <w:textAlignment w:val="baseline"/>
              <w:rPr>
                <w:rFonts w:ascii="inherit" w:hAnsi="inherit"/>
                <w:color w:val="000000"/>
                <w:sz w:val="15"/>
                <w:szCs w:val="15"/>
              </w:rPr>
            </w:pPr>
            <w:r>
              <w:rPr>
                <w:rStyle w:val="crayon-h"/>
                <w:rFonts w:ascii="inherit" w:hAnsi="inherit"/>
                <w:color w:val="000000"/>
                <w:sz w:val="15"/>
                <w:szCs w:val="15"/>
                <w:bdr w:val="none" w:sz="0" w:space="0" w:color="auto" w:frame="1"/>
              </w:rPr>
              <w:t xml:space="preserve">   </w:t>
            </w:r>
            <w:r>
              <w:rPr>
                <w:rStyle w:val="crayon-sy"/>
                <w:rFonts w:ascii="inherit" w:hAnsi="inherit"/>
                <w:color w:val="000000"/>
                <w:sz w:val="15"/>
                <w:szCs w:val="15"/>
                <w:bdr w:val="none" w:sz="0" w:space="0" w:color="auto" w:frame="1"/>
              </w:rPr>
              <w:t>}</w:t>
            </w:r>
          </w:p>
          <w:p w:rsidR="00C70DFD" w:rsidRDefault="00C70DFD">
            <w:pPr>
              <w:spacing w:line="480" w:lineRule="auto"/>
              <w:textAlignment w:val="baseline"/>
              <w:rPr>
                <w:rFonts w:ascii="inherit" w:eastAsia="宋体" w:hAnsi="inherit" w:cs="宋体"/>
                <w:color w:val="000000"/>
                <w:sz w:val="15"/>
                <w:szCs w:val="15"/>
              </w:rPr>
            </w:pPr>
            <w:r>
              <w:rPr>
                <w:rStyle w:val="crayon-sy"/>
                <w:rFonts w:ascii="inherit" w:hAnsi="inherit"/>
                <w:color w:val="000000"/>
                <w:sz w:val="15"/>
                <w:szCs w:val="15"/>
                <w:bdr w:val="none" w:sz="0" w:space="0" w:color="auto" w:frame="1"/>
              </w:rPr>
              <w:t>}</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lastRenderedPageBreak/>
        <w:t>As per the comment – configure the master server (</w:t>
      </w:r>
      <w:r>
        <w:rPr>
          <w:rStyle w:val="a8"/>
          <w:rFonts w:ascii="Helvetica" w:hAnsi="Helvetica" w:cs="Helvetica"/>
          <w:color w:val="444444"/>
          <w:sz w:val="18"/>
          <w:szCs w:val="18"/>
          <w:bdr w:val="none" w:sz="0" w:space="0" w:color="auto" w:frame="1"/>
        </w:rPr>
        <w:t>dolan</w:t>
      </w:r>
      <w:r>
        <w:rPr>
          <w:rFonts w:ascii="Helvetica" w:hAnsi="Helvetica" w:cs="Helvetica"/>
          <w:color w:val="444444"/>
          <w:sz w:val="18"/>
          <w:szCs w:val="18"/>
        </w:rPr>
        <w:t>) to have a higher priority than the slave (</w:t>
      </w:r>
      <w:r>
        <w:rPr>
          <w:rStyle w:val="a8"/>
          <w:rFonts w:ascii="Helvetica" w:hAnsi="Helvetica" w:cs="Helvetica"/>
          <w:color w:val="444444"/>
          <w:sz w:val="18"/>
          <w:szCs w:val="18"/>
          <w:bdr w:val="none" w:sz="0" w:space="0" w:color="auto" w:frame="1"/>
        </w:rPr>
        <w:t>gooby</w:t>
      </w:r>
      <w:r>
        <w:rPr>
          <w:rFonts w:ascii="Helvetica" w:hAnsi="Helvetica" w:cs="Helvetica"/>
          <w:color w:val="444444"/>
          <w:sz w:val="18"/>
          <w:szCs w:val="18"/>
        </w:rPr>
        <w:t>).</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Modify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daemon</w:t>
      </w:r>
      <w:r>
        <w:rPr>
          <w:rStyle w:val="apple-converted-space"/>
          <w:rFonts w:ascii="Helvetica" w:hAnsi="Helvetica" w:cs="Helvetica"/>
          <w:color w:val="444444"/>
          <w:sz w:val="18"/>
          <w:szCs w:val="18"/>
        </w:rPr>
        <w:t> </w:t>
      </w:r>
      <w:r>
        <w:rPr>
          <w:rFonts w:ascii="Helvetica" w:hAnsi="Helvetica" w:cs="Helvetica"/>
          <w:color w:val="444444"/>
          <w:sz w:val="18"/>
          <w:szCs w:val="18"/>
        </w:rPr>
        <w:t>line in</w:t>
      </w:r>
      <w:r>
        <w:rPr>
          <w:rStyle w:val="apple-converted-space"/>
          <w:rFonts w:ascii="Consolas" w:hAnsi="Consolas" w:cs="Consolas"/>
          <w:color w:val="444444"/>
          <w:sz w:val="18"/>
          <w:szCs w:val="18"/>
          <w:bdr w:val="none" w:sz="0" w:space="0" w:color="auto" w:frame="1"/>
        </w:rPr>
        <w:t> </w:t>
      </w:r>
      <w:r>
        <w:rPr>
          <w:rStyle w:val="HTML"/>
          <w:rFonts w:ascii="Consolas" w:hAnsi="Consolas" w:cs="Consolas"/>
          <w:color w:val="444444"/>
          <w:bdr w:val="none" w:sz="0" w:space="0" w:color="auto" w:frame="1"/>
        </w:rPr>
        <w:t>/etc/init.d/keepalived</w:t>
      </w:r>
      <w:r>
        <w:rPr>
          <w:rStyle w:val="apple-converted-space"/>
          <w:rFonts w:ascii="Helvetica" w:hAnsi="Helvetica" w:cs="Helvetica"/>
          <w:color w:val="444444"/>
          <w:sz w:val="18"/>
          <w:szCs w:val="18"/>
        </w:rPr>
        <w:t> </w:t>
      </w:r>
      <w:r>
        <w:rPr>
          <w:rFonts w:ascii="Helvetica" w:hAnsi="Helvetica" w:cs="Helvetica"/>
          <w:color w:val="444444"/>
          <w:sz w:val="18"/>
          <w:szCs w:val="18"/>
        </w:rPr>
        <w:t>so it actually works:</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33" type="#_x0000_t75" style="width:159.65pt;height:57.6pt" o:ole="">
            <v:imagedata r:id="rId95" o:title=""/>
          </v:shape>
          <w:control r:id="rId116" w:name="DefaultOcxName20" w:shapeid="_x0000_i1133"/>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e"/>
                <w:rFonts w:ascii="inherit" w:hAnsi="inherit"/>
                <w:color w:val="000000"/>
                <w:sz w:val="15"/>
                <w:szCs w:val="15"/>
                <w:bdr w:val="none" w:sz="0" w:space="0" w:color="auto" w:frame="1"/>
              </w:rPr>
              <w:t>daemon</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usr</w:t>
            </w:r>
            <w:r>
              <w:rPr>
                <w:rStyle w:val="crayon-o"/>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local</w:t>
            </w:r>
            <w:r>
              <w:rPr>
                <w:rStyle w:val="crayon-o"/>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sbin</w:t>
            </w:r>
            <w:r>
              <w:rPr>
                <w:rStyle w:val="crayon-o"/>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keepalived</w:t>
            </w:r>
            <w:r>
              <w:rPr>
                <w:rStyle w:val="crayon-h"/>
                <w:rFonts w:ascii="inherit" w:hAnsi="inherit"/>
                <w:color w:val="000000"/>
                <w:sz w:val="15"/>
                <w:szCs w:val="15"/>
                <w:bdr w:val="none" w:sz="0" w:space="0" w:color="auto" w:frame="1"/>
              </w:rPr>
              <w:t xml:space="preserve"> </w:t>
            </w:r>
            <w:r>
              <w:rPr>
                <w:rStyle w:val="crayon-sy"/>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KEEPALIVED_OPTIONS</w:t>
            </w:r>
            <w:r>
              <w:rPr>
                <w:rStyle w:val="crayon-sy"/>
                <w:rFonts w:ascii="inherit" w:hAnsi="inherit"/>
                <w:color w:val="000000"/>
                <w:sz w:val="15"/>
                <w:szCs w:val="15"/>
                <w:bdr w:val="none" w:sz="0" w:space="0" w:color="auto" w:frame="1"/>
              </w:rPr>
              <w:t>}</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Ensure that</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net.ipv4.ip_nonlocal_bind</w:t>
      </w:r>
      <w:r>
        <w:rPr>
          <w:rStyle w:val="apple-converted-space"/>
          <w:rFonts w:ascii="Helvetica" w:hAnsi="Helvetica" w:cs="Helvetica"/>
          <w:color w:val="444444"/>
          <w:sz w:val="18"/>
          <w:szCs w:val="18"/>
        </w:rPr>
        <w:t> </w:t>
      </w:r>
      <w:r>
        <w:rPr>
          <w:rFonts w:ascii="Helvetica" w:hAnsi="Helvetica" w:cs="Helvetica"/>
          <w:color w:val="444444"/>
          <w:sz w:val="18"/>
          <w:szCs w:val="18"/>
        </w:rPr>
        <w:t>is set: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32" type="#_x0000_t75" style="width:159.65pt;height:57.6pt" o:ole="">
            <v:imagedata r:id="rId95" o:title=""/>
          </v:shape>
          <w:control r:id="rId117" w:name="DefaultOcxName21" w:shapeid="_x0000_i1132"/>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lastRenderedPageBreak/>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4</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vi /etc/sysctl.conf</w:t>
            </w:r>
          </w:p>
          <w:p w:rsidR="00C70DFD" w:rsidRDefault="00C70DFD">
            <w:pPr>
              <w:spacing w:line="480" w:lineRule="auto"/>
              <w:textAlignment w:val="baseline"/>
              <w:rPr>
                <w:rFonts w:ascii="inherit" w:hAnsi="inherit"/>
                <w:color w:val="000000"/>
                <w:sz w:val="15"/>
                <w:szCs w:val="15"/>
              </w:rPr>
            </w:pPr>
            <w:r>
              <w:rPr>
                <w:rStyle w:val="crayon-sy"/>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v"/>
                <w:rFonts w:ascii="inherit" w:hAnsi="inherit"/>
                <w:color w:val="000000"/>
                <w:sz w:val="15"/>
                <w:szCs w:val="15"/>
                <w:bdr w:val="none" w:sz="0" w:space="0" w:color="auto" w:frame="1"/>
              </w:rPr>
              <w:t>net</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ipv4</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ip_nonlocal_bind</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sysctl -p</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Before starting</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keepalived</w:t>
      </w:r>
      <w:r>
        <w:rPr>
          <w:rFonts w:ascii="Helvetica" w:hAnsi="Helvetica" w:cs="Helvetica"/>
          <w:color w:val="444444"/>
          <w:sz w:val="18"/>
          <w:szCs w:val="18"/>
        </w:rPr>
        <w:t>, ensure that HAProxy is running on both nodes. Start</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keepalived</w:t>
      </w:r>
      <w:r>
        <w:rPr>
          <w:rFonts w:ascii="Helvetica" w:hAnsi="Helvetica" w:cs="Helvetica"/>
          <w:color w:val="444444"/>
          <w:sz w:val="18"/>
          <w:szCs w:val="18"/>
        </w:rPr>
        <w: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31" type="#_x0000_t75" style="width:159.65pt;height:57.6pt" o:ole="">
            <v:imagedata r:id="rId95" o:title=""/>
          </v:shape>
          <w:control r:id="rId118" w:name="DefaultOcxName22" w:shapeid="_x0000_i1131"/>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service keepalived start</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You should see the VIP as a subinterface of</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eth0</w:t>
      </w:r>
      <w:r>
        <w:rPr>
          <w:rStyle w:val="apple-converted-space"/>
          <w:rFonts w:ascii="Helvetica" w:hAnsi="Helvetica" w:cs="Helvetica"/>
          <w:color w:val="444444"/>
          <w:sz w:val="18"/>
          <w:szCs w:val="18"/>
        </w:rPr>
        <w:t> </w:t>
      </w:r>
      <w:r>
        <w:rPr>
          <w:rFonts w:ascii="Helvetica" w:hAnsi="Helvetica" w:cs="Helvetica"/>
          <w:color w:val="444444"/>
          <w:sz w:val="18"/>
          <w:szCs w:val="18"/>
        </w:rPr>
        <w:t>(or whatever you’ve defined in</w:t>
      </w:r>
      <w:r>
        <w:rPr>
          <w:rStyle w:val="HTML"/>
          <w:rFonts w:ascii="Consolas" w:hAnsi="Consolas" w:cs="Consolas"/>
          <w:color w:val="444444"/>
          <w:bdr w:val="none" w:sz="0" w:space="0" w:color="auto" w:frame="1"/>
        </w:rPr>
        <w:t>keepalived.conf</w:t>
      </w:r>
      <w:r>
        <w:rPr>
          <w:rFonts w:ascii="Helvetica" w:hAnsi="Helvetica" w:cs="Helvetica"/>
          <w:color w:val="444444"/>
          <w:sz w:val="18"/>
          <w:szCs w:val="18"/>
        </w:rPr>
        <w:t>) on the master (</w:t>
      </w:r>
      <w:r>
        <w:rPr>
          <w:rStyle w:val="a8"/>
          <w:rFonts w:ascii="Helvetica" w:hAnsi="Helvetica" w:cs="Helvetica"/>
          <w:color w:val="444444"/>
          <w:sz w:val="18"/>
          <w:szCs w:val="18"/>
          <w:bdr w:val="none" w:sz="0" w:space="0" w:color="auto" w:frame="1"/>
        </w:rPr>
        <w:t>dolan</w:t>
      </w:r>
      <w:r>
        <w:rPr>
          <w:rFonts w:ascii="Helvetica" w:hAnsi="Helvetica" w:cs="Helvetica"/>
          <w:color w:val="444444"/>
          <w:sz w:val="18"/>
          <w:szCs w:val="18"/>
        </w:rPr>
        <w: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30" type="#_x0000_t75" style="width:159.65pt;height:57.6pt" o:ole="">
            <v:imagedata r:id="rId95" o:title=""/>
          </v:shape>
          <w:control r:id="rId119" w:name="DefaultOcxName23" w:shapeid="_x0000_i1130"/>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2</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ip addr | grep '172\.16\.18\.199'</w:t>
            </w:r>
          </w:p>
          <w:p w:rsidR="00C70DFD" w:rsidRDefault="00C70DFD">
            <w:pPr>
              <w:spacing w:line="480" w:lineRule="auto"/>
              <w:textAlignment w:val="baseline"/>
              <w:rPr>
                <w:rFonts w:ascii="inherit" w:eastAsia="宋体" w:hAnsi="inherit" w:cs="宋体"/>
                <w:color w:val="000000"/>
                <w:sz w:val="15"/>
                <w:szCs w:val="15"/>
              </w:rPr>
            </w:pPr>
            <w:r>
              <w:rPr>
                <w:rStyle w:val="crayon-i"/>
                <w:rFonts w:ascii="inherit" w:hAnsi="inherit"/>
                <w:color w:val="000000"/>
                <w:sz w:val="15"/>
                <w:szCs w:val="15"/>
                <w:bdr w:val="none" w:sz="0" w:space="0" w:color="auto" w:frame="1"/>
              </w:rPr>
              <w:t>inet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172.16.18.199</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32</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scope </w:t>
            </w:r>
            <w:r>
              <w:rPr>
                <w:rStyle w:val="crayon-m"/>
                <w:rFonts w:ascii="inherit" w:hAnsi="inherit"/>
                <w:color w:val="000000"/>
                <w:sz w:val="15"/>
                <w:szCs w:val="15"/>
                <w:bdr w:val="none" w:sz="0" w:space="0" w:color="auto" w:frame="1"/>
              </w:rPr>
              <w:t>global</w:t>
            </w: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eth0</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Shutdown HAProxy on the master:</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29" type="#_x0000_t75" style="width:159.65pt;height:57.6pt" o:ole="">
            <v:imagedata r:id="rId95" o:title=""/>
          </v:shape>
          <w:control r:id="rId120" w:name="DefaultOcxName24" w:shapeid="_x0000_i1129"/>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pkill -f haproxy</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You should see the IP address failover to the slave:</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lastRenderedPageBreak/>
        <w:object w:dxaOrig="225" w:dyaOrig="225">
          <v:shape id="_x0000_i1128" type="#_x0000_t75" style="width:159.65pt;height:57.6pt" o:ole="">
            <v:imagedata r:id="rId95" o:title=""/>
          </v:shape>
          <w:control r:id="rId121" w:name="DefaultOcxName25" w:shapeid="_x0000_i1128"/>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2</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ip addr | grep '172\.16\.18\.199'</w:t>
            </w:r>
          </w:p>
          <w:p w:rsidR="00C70DFD" w:rsidRDefault="00C70DFD">
            <w:pPr>
              <w:spacing w:line="480" w:lineRule="auto"/>
              <w:textAlignment w:val="baseline"/>
              <w:rPr>
                <w:rFonts w:ascii="inherit" w:eastAsia="宋体" w:hAnsi="inherit" w:cs="宋体"/>
                <w:color w:val="000000"/>
                <w:sz w:val="15"/>
                <w:szCs w:val="15"/>
              </w:rPr>
            </w:pPr>
            <w:r>
              <w:rPr>
                <w:rStyle w:val="crayon-i"/>
                <w:rFonts w:ascii="inherit" w:hAnsi="inherit"/>
                <w:color w:val="000000"/>
                <w:sz w:val="15"/>
                <w:szCs w:val="15"/>
                <w:bdr w:val="none" w:sz="0" w:space="0" w:color="auto" w:frame="1"/>
              </w:rPr>
              <w:t>inet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172.16.18.199</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32</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scope </w:t>
            </w:r>
            <w:r>
              <w:rPr>
                <w:rStyle w:val="crayon-m"/>
                <w:rFonts w:ascii="inherit" w:hAnsi="inherit"/>
                <w:color w:val="000000"/>
                <w:sz w:val="15"/>
                <w:szCs w:val="15"/>
                <w:bdr w:val="none" w:sz="0" w:space="0" w:color="auto" w:frame="1"/>
              </w:rPr>
              <w:t>global</w:t>
            </w: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eth0</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Start HAProxy again on the master, and hit the Tomcat examples via the VIP address. Your cluster should be working as expected. Verify the cluster by failing the VIP between nodes by starting/stopping HAProxy, and ensure that your session-replicated Tomcat application is still working, and that your session ID doesn’t change.</w:t>
      </w:r>
    </w:p>
    <w:p w:rsidR="00C70DFD" w:rsidRDefault="00C70DFD" w:rsidP="00C70DFD">
      <w:pPr>
        <w:pStyle w:val="2"/>
        <w:shd w:val="clear" w:color="auto" w:fill="FFFFFF"/>
        <w:textAlignment w:val="baseline"/>
        <w:rPr>
          <w:rFonts w:ascii="Helvetica" w:hAnsi="Helvetica" w:cs="Helvetica"/>
          <w:color w:val="444444"/>
        </w:rPr>
      </w:pPr>
      <w:r>
        <w:rPr>
          <w:rFonts w:ascii="Helvetica" w:hAnsi="Helvetica" w:cs="Helvetica"/>
          <w:color w:val="444444"/>
        </w:rPr>
        <w:t>Adding SSL Support</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Our home-brewed load balancer is working, but it lacks one important thing for any decent web-facing application: SSL Support. Only the latest development releases of HAProxy support SSL natively, so I’ll use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Style w:val="apple-converted-space"/>
          <w:rFonts w:ascii="Helvetica" w:hAnsi="Helvetica" w:cs="Helvetica"/>
          <w:color w:val="444444"/>
          <w:sz w:val="18"/>
          <w:szCs w:val="18"/>
        </w:rPr>
        <w:t> </w:t>
      </w:r>
      <w:r>
        <w:rPr>
          <w:rFonts w:ascii="Helvetica" w:hAnsi="Helvetica" w:cs="Helvetica"/>
          <w:color w:val="444444"/>
          <w:sz w:val="18"/>
          <w:szCs w:val="18"/>
        </w:rPr>
        <w:t>to provide SSL termination, listening on our VIP on port 443, before hand off to HAProxy listening on our VIP on port 80. Again, as with HAProxy,</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Fonts w:ascii="Helvetica" w:hAnsi="Helvetica" w:cs="Helvetica"/>
          <w:color w:val="444444"/>
          <w:sz w:val="18"/>
          <w:szCs w:val="18"/>
        </w:rPr>
        <w:t>will need to be configured and running on both nodes, although only one node will be receiving requests at any one time.</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Download stunnel from</w:t>
      </w:r>
      <w:r>
        <w:rPr>
          <w:rStyle w:val="apple-converted-space"/>
          <w:rFonts w:ascii="Helvetica" w:hAnsi="Helvetica" w:cs="Helvetica"/>
          <w:color w:val="444444"/>
          <w:sz w:val="18"/>
          <w:szCs w:val="18"/>
        </w:rPr>
        <w:t> </w:t>
      </w:r>
      <w:hyperlink r:id="rId122" w:tooltip="stunnel" w:history="1">
        <w:r>
          <w:rPr>
            <w:rStyle w:val="a5"/>
            <w:rFonts w:ascii="Helvetica" w:hAnsi="Helvetica" w:cs="Helvetica"/>
            <w:color w:val="21759B"/>
            <w:sz w:val="18"/>
            <w:szCs w:val="18"/>
            <w:bdr w:val="none" w:sz="0" w:space="0" w:color="auto" w:frame="1"/>
          </w:rPr>
          <w:t>http://www.stunnel.org</w:t>
        </w:r>
      </w:hyperlink>
      <w:r>
        <w:rPr>
          <w:rFonts w:ascii="Helvetica" w:hAnsi="Helvetica" w:cs="Helvetica"/>
          <w:color w:val="444444"/>
          <w:sz w:val="18"/>
          <w:szCs w:val="18"/>
        </w:rPr>
        <w:t>. Compile and install:</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27" type="#_x0000_t75" style="width:159.65pt;height:57.6pt" o:ole="">
            <v:imagedata r:id="rId95" o:title=""/>
          </v:shape>
          <w:control r:id="rId123" w:name="DefaultOcxName26" w:shapeid="_x0000_i1127"/>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4</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5</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6</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cd /usr/local/src</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tar xzf stunnel-4.54.tar.gz</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cd stunnel-4.54</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./configure</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make</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make install</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Create the configuration directory:</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lastRenderedPageBreak/>
        <w:object w:dxaOrig="225" w:dyaOrig="225">
          <v:shape id="_x0000_i1126" type="#_x0000_t75" style="width:159.65pt;height:57.6pt" o:ole="">
            <v:imagedata r:id="rId95" o:title=""/>
          </v:shape>
          <w:control r:id="rId124" w:name="DefaultOcxName27" w:shapeid="_x0000_i1126"/>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mkdir -p /etc/stunnel/ssl</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Create a self-signed certificate for testing:</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25" type="#_x0000_t75" style="width:159.65pt;height:57.6pt" o:ole="">
            <v:imagedata r:id="rId95" o:title=""/>
          </v:shape>
          <w:control r:id="rId125" w:name="DefaultOcxName28" w:shapeid="_x0000_i1125"/>
        </w:object>
      </w:r>
    </w:p>
    <w:tbl>
      <w:tblPr>
        <w:tblW w:w="0" w:type="auto"/>
        <w:tblCellSpacing w:w="15" w:type="dxa"/>
        <w:tblInd w:w="-238" w:type="dxa"/>
        <w:tblCellMar>
          <w:top w:w="15" w:type="dxa"/>
          <w:left w:w="15" w:type="dxa"/>
          <w:bottom w:w="15" w:type="dxa"/>
          <w:right w:w="15" w:type="dxa"/>
        </w:tblCellMar>
        <w:tblLook w:val="04A0"/>
      </w:tblPr>
      <w:tblGrid>
        <w:gridCol w:w="150"/>
        <w:gridCol w:w="848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4</w:t>
            </w:r>
          </w:p>
        </w:tc>
        <w:tc>
          <w:tcPr>
            <w:tcW w:w="12847"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openssl genrsa -des3 -out /etc/stunnel/ssl/stunnel.key 2048</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openssl rsa -in /etc/stunnel/ssl/stunnel.key -out /etc/stunnel/ssl/stunnel.key-empty</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openssl req -new -key /etc/stunnel/ssl/stunnel.key-empty -out /etc/stunnel/ssl/stunnel.csr</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openssl x509 -req -days 3650 -in /etc/stunnel/ssl/stunnel.csr -signkey /etc/stunnel/ssl/stunnel.key-empty -out /etc/stunnel/ssl/stunnel.pem</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Now for the important bit –</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Style w:val="apple-converted-space"/>
          <w:rFonts w:ascii="Helvetica" w:hAnsi="Helvetica" w:cs="Helvetica"/>
          <w:color w:val="444444"/>
          <w:sz w:val="18"/>
          <w:szCs w:val="18"/>
        </w:rPr>
        <w:t> </w:t>
      </w:r>
      <w:r>
        <w:rPr>
          <w:rFonts w:ascii="Helvetica" w:hAnsi="Helvetica" w:cs="Helvetica"/>
          <w:color w:val="444444"/>
          <w:sz w:val="18"/>
          <w:szCs w:val="18"/>
        </w:rPr>
        <w:t>expects the key and the certificate to be in the same file. Let’s do that: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24" type="#_x0000_t75" style="width:159.65pt;height:57.6pt" o:ole="">
            <v:imagedata r:id="rId95" o:title=""/>
          </v:shape>
          <w:control r:id="rId126" w:name="DefaultOcxName29" w:shapeid="_x0000_i1124"/>
        </w:object>
      </w:r>
    </w:p>
    <w:tbl>
      <w:tblPr>
        <w:tblW w:w="0" w:type="auto"/>
        <w:tblCellSpacing w:w="15" w:type="dxa"/>
        <w:tblInd w:w="-238" w:type="dxa"/>
        <w:tblCellMar>
          <w:top w:w="15" w:type="dxa"/>
          <w:left w:w="15" w:type="dxa"/>
          <w:bottom w:w="15" w:type="dxa"/>
          <w:right w:w="15" w:type="dxa"/>
        </w:tblCellMar>
        <w:tblLook w:val="04A0"/>
      </w:tblPr>
      <w:tblGrid>
        <w:gridCol w:w="150"/>
        <w:gridCol w:w="848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9153"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cat /etc/stunnel/ssl/stunnel.key-empty /etc/stunnel/ssl/stunnel.pem &gt; /etc/stunnel/ssl/stunnel.crt</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As</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Style w:val="apple-converted-space"/>
          <w:rFonts w:ascii="Helvetica" w:hAnsi="Helvetica" w:cs="Helvetica"/>
          <w:color w:val="444444"/>
          <w:sz w:val="18"/>
          <w:szCs w:val="18"/>
        </w:rPr>
        <w:t> </w:t>
      </w:r>
      <w:r>
        <w:rPr>
          <w:rFonts w:ascii="Helvetica" w:hAnsi="Helvetica" w:cs="Helvetica"/>
          <w:color w:val="444444"/>
          <w:sz w:val="18"/>
          <w:szCs w:val="18"/>
        </w:rPr>
        <w:t>will have access to our SSL private key, I decided to</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chroot</w:t>
      </w:r>
      <w:r>
        <w:rPr>
          <w:rStyle w:val="apple-converted-space"/>
          <w:rFonts w:ascii="Helvetica" w:hAnsi="Helvetica" w:cs="Helvetica"/>
          <w:color w:val="444444"/>
          <w:sz w:val="18"/>
          <w:szCs w:val="18"/>
        </w:rPr>
        <w:t> </w:t>
      </w:r>
      <w:r>
        <w:rPr>
          <w:rFonts w:ascii="Helvetica" w:hAnsi="Helvetica" w:cs="Helvetica"/>
          <w:color w:val="444444"/>
          <w:sz w:val="18"/>
          <w:szCs w:val="18"/>
        </w:rPr>
        <w:t>it and drop privileges down to user/group</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stunnel/stunnel</w:t>
      </w:r>
      <w:r>
        <w:rPr>
          <w:rFonts w:ascii="Helvetica" w:hAnsi="Helvetica" w:cs="Helvetica"/>
          <w:color w:val="444444"/>
          <w:sz w:val="18"/>
          <w:szCs w:val="18"/>
        </w:rPr>
        <w:t>. So, create the chroot and the appropriate user/group:</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23" type="#_x0000_t75" style="width:159.65pt;height:57.6pt" o:ole="">
            <v:imagedata r:id="rId95" o:title=""/>
          </v:shape>
          <w:control r:id="rId127" w:name="DefaultOcxName30" w:shapeid="_x0000_i1123"/>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lastRenderedPageBreak/>
              <w:t>3</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4</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lastRenderedPageBreak/>
              <w:t># mkdir -p /var/chroot/stunnel</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groupadd -g 443 stunnel</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lastRenderedPageBreak/>
              <w:t># useradd -M -d /dev/null -s /sbin/nologin -g stunnel -u 443 stunnel</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chown stunnel:stunnel /var/chroot/stunnel</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lastRenderedPageBreak/>
        <w:t>Configure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Style w:val="apple-converted-space"/>
          <w:rFonts w:ascii="Helvetica" w:hAnsi="Helvetica" w:cs="Helvetica"/>
          <w:color w:val="444444"/>
          <w:sz w:val="18"/>
          <w:szCs w:val="18"/>
        </w:rPr>
        <w:t> </w:t>
      </w:r>
      <w:r>
        <w:rPr>
          <w:rFonts w:ascii="Helvetica" w:hAnsi="Helvetica" w:cs="Helvetica"/>
          <w:color w:val="444444"/>
          <w:sz w:val="18"/>
          <w:szCs w:val="18"/>
        </w:rPr>
        <w:t>appropriately:</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22" type="#_x0000_t75" style="width:159.65pt;height:57.6pt" o:ole="">
            <v:imagedata r:id="rId95" o:title=""/>
          </v:shape>
          <w:control r:id="rId128" w:name="DefaultOcxName31" w:shapeid="_x0000_i1122"/>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4</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5</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6</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7</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8</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9</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vi /etc/stunnel/stunnel.conf</w:t>
            </w:r>
          </w:p>
          <w:p w:rsidR="00C70DFD" w:rsidRDefault="00C70DFD">
            <w:pPr>
              <w:spacing w:line="480" w:lineRule="auto"/>
              <w:textAlignment w:val="baseline"/>
              <w:rPr>
                <w:rFonts w:ascii="inherit" w:hAnsi="inherit"/>
                <w:color w:val="000000"/>
                <w:sz w:val="15"/>
                <w:szCs w:val="15"/>
              </w:rPr>
            </w:pPr>
            <w:r>
              <w:rPr>
                <w:rStyle w:val="crayon-v"/>
                <w:rFonts w:ascii="inherit" w:hAnsi="inherit"/>
                <w:color w:val="000000"/>
                <w:sz w:val="15"/>
                <w:szCs w:val="15"/>
                <w:bdr w:val="none" w:sz="0" w:space="0" w:color="auto" w:frame="1"/>
              </w:rPr>
              <w:t>cert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etc</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stunnel</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ssl</w:t>
            </w:r>
            <w:r>
              <w:rPr>
                <w:rStyle w:val="crayon-o"/>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stunnel</w:t>
            </w:r>
            <w:r>
              <w:rPr>
                <w:rStyle w:val="crayon-sy"/>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crt</w:t>
            </w:r>
          </w:p>
          <w:p w:rsidR="00C70DFD" w:rsidRDefault="00C70DFD">
            <w:pPr>
              <w:spacing w:line="480" w:lineRule="auto"/>
              <w:textAlignment w:val="baseline"/>
              <w:rPr>
                <w:rFonts w:ascii="inherit" w:hAnsi="inherit"/>
                <w:color w:val="000000"/>
                <w:sz w:val="15"/>
                <w:szCs w:val="15"/>
              </w:rPr>
            </w:pPr>
            <w:r>
              <w:rPr>
                <w:rStyle w:val="crayon-v"/>
                <w:rFonts w:ascii="inherit" w:hAnsi="inherit"/>
                <w:color w:val="000000"/>
                <w:sz w:val="15"/>
                <w:szCs w:val="15"/>
                <w:bdr w:val="none" w:sz="0" w:space="0" w:color="auto" w:frame="1"/>
              </w:rPr>
              <w:t>chroot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t"/>
                <w:rFonts w:ascii="inherit" w:hAnsi="inherit"/>
                <w:color w:val="000000"/>
                <w:sz w:val="15"/>
                <w:szCs w:val="15"/>
                <w:bdr w:val="none" w:sz="0" w:space="0" w:color="auto" w:frame="1"/>
              </w:rPr>
              <w:t>var</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chroot</w:t>
            </w:r>
            <w:r>
              <w:rPr>
                <w:rStyle w:val="crayon-o"/>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stunnel</w:t>
            </w:r>
          </w:p>
          <w:p w:rsidR="00C70DFD" w:rsidRDefault="00C70DFD">
            <w:pPr>
              <w:spacing w:line="480" w:lineRule="auto"/>
              <w:textAlignment w:val="baseline"/>
              <w:rPr>
                <w:rFonts w:ascii="inherit" w:hAnsi="inherit"/>
                <w:color w:val="000000"/>
                <w:sz w:val="15"/>
                <w:szCs w:val="15"/>
              </w:rPr>
            </w:pPr>
            <w:r>
              <w:rPr>
                <w:rStyle w:val="crayon-v"/>
                <w:rFonts w:ascii="inherit" w:hAnsi="inherit"/>
                <w:color w:val="000000"/>
                <w:sz w:val="15"/>
                <w:szCs w:val="15"/>
                <w:bdr w:val="none" w:sz="0" w:space="0" w:color="auto" w:frame="1"/>
              </w:rPr>
              <w:t>setuid</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stunnel</w:t>
            </w:r>
          </w:p>
          <w:p w:rsidR="00C70DFD" w:rsidRDefault="00C70DFD">
            <w:pPr>
              <w:spacing w:line="480" w:lineRule="auto"/>
              <w:textAlignment w:val="baseline"/>
              <w:rPr>
                <w:rFonts w:ascii="inherit" w:hAnsi="inherit"/>
                <w:color w:val="000000"/>
                <w:sz w:val="15"/>
                <w:szCs w:val="15"/>
              </w:rPr>
            </w:pPr>
            <w:r>
              <w:rPr>
                <w:rStyle w:val="crayon-v"/>
                <w:rFonts w:ascii="inherit" w:hAnsi="inherit"/>
                <w:color w:val="000000"/>
                <w:sz w:val="15"/>
                <w:szCs w:val="15"/>
                <w:bdr w:val="none" w:sz="0" w:space="0" w:color="auto" w:frame="1"/>
              </w:rPr>
              <w:t>setgid</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stunnel</w:t>
            </w:r>
          </w:p>
          <w:p w:rsidR="00C70DFD" w:rsidRDefault="00C70DFD">
            <w:pPr>
              <w:spacing w:line="480" w:lineRule="auto"/>
              <w:textAlignment w:val="baseline"/>
              <w:rPr>
                <w:rFonts w:ascii="inherit" w:hAnsi="inherit"/>
                <w:color w:val="000000"/>
                <w:sz w:val="15"/>
                <w:szCs w:val="15"/>
              </w:rPr>
            </w:pPr>
            <w:r>
              <w:rPr>
                <w:rStyle w:val="crayon-v"/>
                <w:rFonts w:ascii="inherit" w:hAnsi="inherit"/>
                <w:color w:val="000000"/>
                <w:sz w:val="15"/>
                <w:szCs w:val="15"/>
                <w:bdr w:val="none" w:sz="0" w:space="0" w:color="auto" w:frame="1"/>
              </w:rPr>
              <w:t>pid</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stunnel</w:t>
            </w:r>
            <w:r>
              <w:rPr>
                <w:rStyle w:val="crayon-sy"/>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pid</w:t>
            </w:r>
          </w:p>
          <w:p w:rsidR="00C70DFD" w:rsidRDefault="00C70DFD">
            <w:pPr>
              <w:spacing w:line="480" w:lineRule="auto"/>
              <w:textAlignment w:val="baseline"/>
              <w:rPr>
                <w:rFonts w:ascii="inherit" w:hAnsi="inherit"/>
                <w:color w:val="000000"/>
                <w:sz w:val="15"/>
                <w:szCs w:val="15"/>
              </w:rPr>
            </w:pPr>
            <w:r>
              <w:rPr>
                <w:rStyle w:val="crayon-sy"/>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https</w:t>
            </w:r>
            <w:r>
              <w:rPr>
                <w:rStyle w:val="crayon-sy"/>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v"/>
                <w:rFonts w:ascii="inherit" w:hAnsi="inherit"/>
                <w:color w:val="000000"/>
                <w:sz w:val="15"/>
                <w:szCs w:val="15"/>
                <w:bdr w:val="none" w:sz="0" w:space="0" w:color="auto" w:frame="1"/>
              </w:rPr>
              <w:t>accept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172.16.18.199</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443</w:t>
            </w:r>
          </w:p>
          <w:p w:rsidR="00C70DFD" w:rsidRDefault="00C70DFD">
            <w:pPr>
              <w:spacing w:line="480" w:lineRule="auto"/>
              <w:textAlignment w:val="baseline"/>
              <w:rPr>
                <w:rFonts w:ascii="inherit" w:eastAsia="宋体" w:hAnsi="inherit" w:cs="宋体"/>
                <w:color w:val="000000"/>
                <w:sz w:val="15"/>
                <w:szCs w:val="15"/>
              </w:rPr>
            </w:pPr>
            <w:r>
              <w:rPr>
                <w:rStyle w:val="crayon-v"/>
                <w:rFonts w:ascii="inherit" w:hAnsi="inherit"/>
                <w:color w:val="000000"/>
                <w:sz w:val="15"/>
                <w:szCs w:val="15"/>
                <w:bdr w:val="none" w:sz="0" w:space="0" w:color="auto" w:frame="1"/>
              </w:rPr>
              <w:t>connect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172.16.18.199</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80</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As you can see, we accept traffic on VIP:443, terminate SSL, and handoff to HAProxy on VIP:80.</w:t>
      </w:r>
      <w:r>
        <w:rPr>
          <w:rStyle w:val="HTML"/>
          <w:rFonts w:ascii="Consolas" w:hAnsi="Consolas" w:cs="Consolas"/>
          <w:color w:val="444444"/>
          <w:bdr w:val="none" w:sz="0" w:space="0" w:color="auto" w:frame="1"/>
        </w:rPr>
        <w:t>pid</w:t>
      </w:r>
      <w:r>
        <w:rPr>
          <w:rStyle w:val="apple-converted-space"/>
          <w:rFonts w:ascii="Helvetica" w:hAnsi="Helvetica" w:cs="Helvetica"/>
          <w:color w:val="444444"/>
          <w:sz w:val="18"/>
          <w:szCs w:val="18"/>
        </w:rPr>
        <w:t> </w:t>
      </w:r>
      <w:r>
        <w:rPr>
          <w:rFonts w:ascii="Helvetica" w:hAnsi="Helvetica" w:cs="Helvetica"/>
          <w:color w:val="444444"/>
          <w:sz w:val="18"/>
          <w:szCs w:val="18"/>
        </w:rPr>
        <w:t>must be set relative to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chroot</w:t>
      </w:r>
      <w:r>
        <w:rPr>
          <w:rFonts w:ascii="Helvetica" w:hAnsi="Helvetica" w:cs="Helvetica"/>
          <w:color w:val="444444"/>
          <w:sz w:val="18"/>
          <w:szCs w:val="18"/>
        </w:rPr>
        <w:t>.</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Start</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Style w:val="apple-converted-space"/>
          <w:rFonts w:ascii="Helvetica" w:hAnsi="Helvetica" w:cs="Helvetica"/>
          <w:color w:val="444444"/>
          <w:sz w:val="18"/>
          <w:szCs w:val="18"/>
        </w:rPr>
        <w:t> </w:t>
      </w:r>
      <w:r>
        <w:rPr>
          <w:rFonts w:ascii="Helvetica" w:hAnsi="Helvetica" w:cs="Helvetica"/>
          <w:color w:val="444444"/>
          <w:sz w:val="18"/>
          <w:szCs w:val="18"/>
        </w:rPr>
        <w:t>manually on both nodes:</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21" type="#_x0000_t75" style="width:159.65pt;height:57.6pt" o:ole="">
            <v:imagedata r:id="rId95" o:title=""/>
          </v:shape>
          <w:control r:id="rId129" w:name="DefaultOcxName32" w:shapeid="_x0000_i1121"/>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stunnel /etc/stunnel/stunnel.conf</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Hit the tomcat examples (https://VIP/examples) and verify that all is well. You’ll obviously need to accept any browser-based warnings about the self-signed certificate.</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lastRenderedPageBreak/>
        <w:t>Modify</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/etc/keepalived/keepalived.conf</w:t>
      </w:r>
      <w:r>
        <w:rPr>
          <w:rStyle w:val="apple-converted-space"/>
          <w:rFonts w:ascii="Helvetica" w:hAnsi="Helvetica" w:cs="Helvetica"/>
          <w:color w:val="444444"/>
          <w:sz w:val="18"/>
          <w:szCs w:val="18"/>
        </w:rPr>
        <w:t> </w:t>
      </w:r>
      <w:r>
        <w:rPr>
          <w:rFonts w:ascii="Helvetica" w:hAnsi="Helvetica" w:cs="Helvetica"/>
          <w:color w:val="444444"/>
          <w:sz w:val="18"/>
          <w:szCs w:val="18"/>
        </w:rPr>
        <w:t>to check that both HAProxy AND</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Style w:val="apple-converted-space"/>
          <w:rFonts w:ascii="Helvetica" w:hAnsi="Helvetica" w:cs="Helvetica"/>
          <w:color w:val="444444"/>
          <w:sz w:val="18"/>
          <w:szCs w:val="18"/>
        </w:rPr>
        <w:t> </w:t>
      </w:r>
      <w:r>
        <w:rPr>
          <w:rFonts w:ascii="Helvetica" w:hAnsi="Helvetica" w:cs="Helvetica"/>
          <w:color w:val="444444"/>
          <w:sz w:val="18"/>
          <w:szCs w:val="18"/>
        </w:rPr>
        <w:t>are running:</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20" type="#_x0000_t75" style="width:159.65pt;height:57.6pt" o:ole="">
            <v:imagedata r:id="rId95" o:title=""/>
          </v:shape>
          <w:control r:id="rId130" w:name="DefaultOcxName33" w:shapeid="_x0000_i1120"/>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4</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vi /etc/keepalived/keepalived.conf</w:t>
            </w:r>
          </w:p>
          <w:p w:rsidR="00C70DFD" w:rsidRDefault="00C70DFD">
            <w:pPr>
              <w:spacing w:line="480" w:lineRule="auto"/>
              <w:textAlignment w:val="baseline"/>
              <w:rPr>
                <w:rFonts w:ascii="inherit" w:hAnsi="inherit"/>
                <w:color w:val="000000"/>
                <w:sz w:val="15"/>
                <w:szCs w:val="15"/>
              </w:rPr>
            </w:pPr>
            <w:r>
              <w:rPr>
                <w:rStyle w:val="crayon-sy"/>
                <w:rFonts w:ascii="inherit" w:hAnsi="inherit"/>
                <w:color w:val="000000"/>
                <w:sz w:val="15"/>
                <w:szCs w:val="15"/>
                <w:bdr w:val="none" w:sz="0" w:space="0" w:color="auto" w:frame="1"/>
              </w:rPr>
              <w:t>...</w:t>
            </w:r>
          </w:p>
          <w:p w:rsidR="00C70DFD" w:rsidRDefault="00C70DFD">
            <w:pPr>
              <w:spacing w:line="480" w:lineRule="auto"/>
              <w:textAlignment w:val="baseline"/>
              <w:rPr>
                <w:rFonts w:ascii="inherit" w:hAnsi="inherit"/>
                <w:color w:val="000000"/>
                <w:sz w:val="15"/>
                <w:szCs w:val="15"/>
              </w:rPr>
            </w:pPr>
            <w:r>
              <w:rPr>
                <w:rStyle w:val="crayon-i"/>
                <w:rFonts w:ascii="inherit" w:hAnsi="inherit"/>
                <w:color w:val="000000"/>
                <w:sz w:val="15"/>
                <w:szCs w:val="15"/>
                <w:bdr w:val="none" w:sz="0" w:space="0" w:color="auto" w:frame="1"/>
              </w:rPr>
              <w:t>script</w:t>
            </w:r>
            <w:r>
              <w:rPr>
                <w:rStyle w:val="crayon-h"/>
                <w:rFonts w:ascii="inherit" w:hAnsi="inherit"/>
                <w:color w:val="000000"/>
                <w:sz w:val="15"/>
                <w:szCs w:val="15"/>
                <w:bdr w:val="none" w:sz="0" w:space="0" w:color="auto" w:frame="1"/>
              </w:rPr>
              <w:t xml:space="preserve"> </w:t>
            </w:r>
            <w:r>
              <w:rPr>
                <w:rStyle w:val="crayon-s"/>
                <w:rFonts w:ascii="inherit" w:hAnsi="inherit"/>
                <w:color w:val="000000"/>
                <w:sz w:val="15"/>
                <w:szCs w:val="15"/>
                <w:bdr w:val="none" w:sz="0" w:space="0" w:color="auto" w:frame="1"/>
              </w:rPr>
              <w:t>"killall -0 haproxy &amp;&amp; killall -0 stunnel"</w:t>
            </w:r>
          </w:p>
          <w:p w:rsidR="00C70DFD" w:rsidRDefault="00C70DFD">
            <w:pPr>
              <w:spacing w:line="480" w:lineRule="auto"/>
              <w:textAlignment w:val="baseline"/>
              <w:rPr>
                <w:rFonts w:ascii="inherit" w:eastAsia="宋体" w:hAnsi="inherit" w:cs="宋体"/>
                <w:color w:val="000000"/>
                <w:sz w:val="15"/>
                <w:szCs w:val="15"/>
              </w:rPr>
            </w:pPr>
            <w:r>
              <w:rPr>
                <w:rStyle w:val="crayon-sy"/>
                <w:rFonts w:ascii="inherit" w:hAnsi="inherit"/>
                <w:color w:val="000000"/>
                <w:sz w:val="15"/>
                <w:szCs w:val="15"/>
                <w:bdr w:val="none" w:sz="0" w:space="0" w:color="auto" w:frame="1"/>
              </w:rPr>
              <w:t>...</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Now, failover will occur should either component fail.</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Restart</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keepalived</w:t>
      </w:r>
      <w:r>
        <w:rPr>
          <w:rFonts w:ascii="Helvetica" w:hAnsi="Helvetica" w:cs="Helvetica"/>
          <w:color w:val="444444"/>
          <w:sz w:val="18"/>
          <w:szCs w:val="18"/>
        </w:rPr>
        <w: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19" type="#_x0000_t75" style="width:159.65pt;height:57.6pt" o:ole="">
            <v:imagedata r:id="rId95" o:title=""/>
          </v:shape>
          <w:control r:id="rId131" w:name="DefaultOcxName34" w:shapeid="_x0000_i1119"/>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service keepalived restart</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Test killing off either</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haproxy</w:t>
      </w:r>
      <w:r>
        <w:rPr>
          <w:rStyle w:val="apple-converted-space"/>
          <w:rFonts w:ascii="Helvetica" w:hAnsi="Helvetica" w:cs="Helvetica"/>
          <w:color w:val="444444"/>
          <w:sz w:val="18"/>
          <w:szCs w:val="18"/>
        </w:rPr>
        <w:t> </w:t>
      </w:r>
      <w:r>
        <w:rPr>
          <w:rFonts w:ascii="Helvetica" w:hAnsi="Helvetica" w:cs="Helvetica"/>
          <w:color w:val="444444"/>
          <w:sz w:val="18"/>
          <w:szCs w:val="18"/>
        </w:rPr>
        <w:t>or</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Style w:val="apple-converted-space"/>
          <w:rFonts w:ascii="Helvetica" w:hAnsi="Helvetica" w:cs="Helvetica"/>
          <w:color w:val="444444"/>
          <w:sz w:val="18"/>
          <w:szCs w:val="18"/>
        </w:rPr>
        <w:t> </w:t>
      </w:r>
      <w:r>
        <w:rPr>
          <w:rFonts w:ascii="Helvetica" w:hAnsi="Helvetica" w:cs="Helvetica"/>
          <w:color w:val="444444"/>
          <w:sz w:val="18"/>
          <w:szCs w:val="18"/>
        </w:rPr>
        <w:t>on a node, and ensure failover occurs. Double check that SSL and the examples are still working.</w:t>
      </w:r>
    </w:p>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We are almost there. Our load-balancer is now SSL-enabled, and the Tomcat backend is session-aware and happily clustered and replicating session data.</w:t>
      </w:r>
    </w:p>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Time for a little cleanup.</w:t>
      </w:r>
    </w:p>
    <w:p w:rsidR="00C70DFD" w:rsidRDefault="00C70DFD" w:rsidP="00C70DFD">
      <w:pPr>
        <w:pStyle w:val="2"/>
        <w:shd w:val="clear" w:color="auto" w:fill="FFFFFF"/>
        <w:textAlignment w:val="baseline"/>
        <w:rPr>
          <w:rFonts w:ascii="Helvetica" w:hAnsi="Helvetica" w:cs="Helvetica"/>
          <w:color w:val="444444"/>
        </w:rPr>
      </w:pPr>
      <w:r>
        <w:rPr>
          <w:rFonts w:ascii="Helvetica" w:hAnsi="Helvetica" w:cs="Helvetica"/>
          <w:color w:val="444444"/>
        </w:rPr>
        <w:t>Cleanup and Final Tasks</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First, I’ll configure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rsyslog</w:t>
      </w:r>
      <w:r>
        <w:rPr>
          <w:rStyle w:val="apple-converted-space"/>
          <w:rFonts w:ascii="Helvetica" w:hAnsi="Helvetica" w:cs="Helvetica"/>
          <w:color w:val="444444"/>
          <w:sz w:val="18"/>
          <w:szCs w:val="18"/>
        </w:rPr>
        <w:t> </w:t>
      </w:r>
      <w:r>
        <w:rPr>
          <w:rFonts w:ascii="Helvetica" w:hAnsi="Helvetica" w:cs="Helvetica"/>
          <w:color w:val="444444"/>
          <w:sz w:val="18"/>
          <w:szCs w:val="18"/>
        </w:rPr>
        <w:t>(we’re using a RHEL 6.x derivative so</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rsyslog</w:t>
      </w:r>
      <w:r>
        <w:rPr>
          <w:rStyle w:val="apple-converted-space"/>
          <w:rFonts w:ascii="Helvetica" w:hAnsi="Helvetica" w:cs="Helvetica"/>
          <w:color w:val="444444"/>
          <w:sz w:val="18"/>
          <w:szCs w:val="18"/>
        </w:rPr>
        <w:t> </w:t>
      </w:r>
      <w:r>
        <w:rPr>
          <w:rFonts w:ascii="Helvetica" w:hAnsi="Helvetica" w:cs="Helvetica"/>
          <w:color w:val="444444"/>
          <w:sz w:val="18"/>
          <w:szCs w:val="18"/>
        </w:rPr>
        <w:t>is being used).</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On both servers, edit</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/etc/rsyslog.conf</w:t>
      </w:r>
      <w:r>
        <w:rPr>
          <w:rStyle w:val="apple-converted-space"/>
          <w:rFonts w:ascii="Helvetica" w:hAnsi="Helvetica" w:cs="Helvetica"/>
          <w:color w:val="444444"/>
          <w:sz w:val="18"/>
          <w:szCs w:val="18"/>
        </w:rPr>
        <w:t> </w:t>
      </w:r>
      <w:r>
        <w:rPr>
          <w:rFonts w:ascii="Helvetica" w:hAnsi="Helvetica" w:cs="Helvetica"/>
          <w:color w:val="444444"/>
          <w:sz w:val="18"/>
          <w:szCs w:val="18"/>
        </w:rPr>
        <w:t>and add the following to the syslog rules:</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lastRenderedPageBreak/>
        <w:object w:dxaOrig="225" w:dyaOrig="225">
          <v:shape id="_x0000_i1156" type="#_x0000_t75" style="width:159.65pt;height:57.6pt" o:ole="">
            <v:imagedata r:id="rId95" o:title=""/>
          </v:shape>
          <w:control r:id="rId132" w:name="DefaultOcxName35" w:shapeid="_x0000_i1156"/>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v"/>
                <w:rFonts w:ascii="inherit" w:hAnsi="inherit"/>
                <w:color w:val="000000"/>
                <w:sz w:val="15"/>
                <w:szCs w:val="15"/>
                <w:bdr w:val="none" w:sz="0" w:space="0" w:color="auto" w:frame="1"/>
              </w:rPr>
              <w:t>local0</w:t>
            </w:r>
            <w:r>
              <w:rPr>
                <w:rStyle w:val="crayon-sy"/>
                <w:rFonts w:ascii="inherit" w:hAnsi="inherit"/>
                <w:color w:val="000000"/>
                <w:sz w:val="15"/>
                <w:szCs w:val="15"/>
                <w:bdr w:val="none" w:sz="0" w:space="0" w:color="auto" w:frame="1"/>
              </w:rPr>
              <w:t>.</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w:t>
            </w:r>
            <w:r>
              <w:rPr>
                <w:rStyle w:val="crayon-o"/>
                <w:rFonts w:ascii="inherit" w:hAnsi="inherit"/>
                <w:color w:val="000000"/>
                <w:sz w:val="15"/>
                <w:szCs w:val="15"/>
                <w:bdr w:val="none" w:sz="0" w:space="0" w:color="auto" w:frame="1"/>
              </w:rPr>
              <w:t>/</w:t>
            </w:r>
            <w:r>
              <w:rPr>
                <w:rStyle w:val="crayon-t"/>
                <w:rFonts w:ascii="inherit" w:hAnsi="inherit"/>
                <w:color w:val="000000"/>
                <w:sz w:val="15"/>
                <w:szCs w:val="15"/>
                <w:bdr w:val="none" w:sz="0" w:space="0" w:color="auto" w:frame="1"/>
              </w:rPr>
              <w:t>var</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log</w:t>
            </w:r>
            <w:r>
              <w:rPr>
                <w:rStyle w:val="crayon-o"/>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haproxy</w:t>
            </w:r>
            <w:r>
              <w:rPr>
                <w:rStyle w:val="crayon-sy"/>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log</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Note – we’re using</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local0</w:t>
      </w:r>
      <w:r>
        <w:rPr>
          <w:rStyle w:val="apple-converted-space"/>
          <w:rFonts w:ascii="Helvetica" w:hAnsi="Helvetica" w:cs="Helvetica"/>
          <w:color w:val="444444"/>
          <w:sz w:val="18"/>
          <w:szCs w:val="18"/>
        </w:rPr>
        <w:t> </w:t>
      </w:r>
      <w:r>
        <w:rPr>
          <w:rFonts w:ascii="Helvetica" w:hAnsi="Helvetica" w:cs="Helvetica"/>
          <w:color w:val="444444"/>
          <w:sz w:val="18"/>
          <w:szCs w:val="18"/>
        </w:rPr>
        <w:t>as our facility – this must match whatever you’ve defined in</w:t>
      </w:r>
      <w:r>
        <w:rPr>
          <w:rStyle w:val="HTML"/>
          <w:rFonts w:ascii="Consolas" w:hAnsi="Consolas" w:cs="Consolas"/>
          <w:color w:val="444444"/>
          <w:bdr w:val="none" w:sz="0" w:space="0" w:color="auto" w:frame="1"/>
        </w:rPr>
        <w:t>haproxy.conf</w:t>
      </w:r>
      <w:r>
        <w:rPr>
          <w:rFonts w:ascii="Helvetica" w:hAnsi="Helvetica" w:cs="Helvetica"/>
          <w:color w:val="444444"/>
          <w:sz w:val="18"/>
          <w:szCs w:val="18"/>
        </w:rPr>
        <w:t>. Also, enable UDP reception by uncommenting the following lines:</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17" type="#_x0000_t75" style="width:159.65pt;height:57.6pt" o:ole="">
            <v:imagedata r:id="rId95" o:title=""/>
          </v:shape>
          <w:control r:id="rId133" w:name="DefaultOcxName36" w:shapeid="_x0000_i1117"/>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3</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Provides UDP syslog reception</w:t>
            </w:r>
          </w:p>
          <w:p w:rsidR="00C70DFD" w:rsidRDefault="00C70DFD">
            <w:pPr>
              <w:spacing w:line="480" w:lineRule="auto"/>
              <w:textAlignment w:val="baseline"/>
              <w:rPr>
                <w:rFonts w:ascii="inherit" w:hAnsi="inherit"/>
                <w:color w:val="000000"/>
                <w:sz w:val="15"/>
                <w:szCs w:val="15"/>
              </w:rPr>
            </w:pPr>
            <w:r>
              <w:rPr>
                <w:rStyle w:val="crayon-sy"/>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 xml:space="preserve">ModLoad </w:t>
            </w:r>
            <w:r>
              <w:rPr>
                <w:rStyle w:val="crayon-i"/>
                <w:rFonts w:ascii="inherit" w:hAnsi="inherit"/>
                <w:color w:val="000000"/>
                <w:sz w:val="15"/>
                <w:szCs w:val="15"/>
                <w:bdr w:val="none" w:sz="0" w:space="0" w:color="auto" w:frame="1"/>
              </w:rPr>
              <w:t>imudp</w:t>
            </w:r>
          </w:p>
          <w:p w:rsidR="00C70DFD" w:rsidRDefault="00C70DFD">
            <w:pPr>
              <w:spacing w:line="480" w:lineRule="auto"/>
              <w:textAlignment w:val="baseline"/>
              <w:rPr>
                <w:rFonts w:ascii="inherit" w:eastAsia="宋体" w:hAnsi="inherit" w:cs="宋体"/>
                <w:color w:val="000000"/>
                <w:sz w:val="15"/>
                <w:szCs w:val="15"/>
              </w:rPr>
            </w:pPr>
            <w:r>
              <w:rPr>
                <w:rStyle w:val="crayon-sy"/>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UDPServerRun</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514</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Restart</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rsyslog</w:t>
      </w:r>
      <w:r>
        <w:rPr>
          <w:rFonts w:ascii="Helvetica" w:hAnsi="Helvetica" w:cs="Helvetica"/>
          <w:color w:val="444444"/>
          <w:sz w:val="18"/>
          <w:szCs w:val="18"/>
        </w:rPr>
        <w: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16" type="#_x0000_t75" style="width:159.65pt;height:57.6pt" o:ole="">
            <v:imagedata r:id="rId95" o:title=""/>
          </v:shape>
          <w:control r:id="rId134" w:name="DefaultOcxName37" w:shapeid="_x0000_i1116"/>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1</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service rsyslog restart</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Next, restart your HAProxy instances (watching</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keepalived</w:t>
      </w:r>
      <w:r>
        <w:rPr>
          <w:rStyle w:val="apple-converted-space"/>
          <w:rFonts w:ascii="Helvetica" w:hAnsi="Helvetica" w:cs="Helvetica"/>
          <w:color w:val="444444"/>
          <w:sz w:val="18"/>
          <w:szCs w:val="18"/>
        </w:rPr>
        <w:t> </w:t>
      </w:r>
      <w:r>
        <w:rPr>
          <w:rFonts w:ascii="Helvetica" w:hAnsi="Helvetica" w:cs="Helvetica"/>
          <w:color w:val="444444"/>
          <w:sz w:val="18"/>
          <w:szCs w:val="18"/>
        </w:rPr>
        <w:t>failing the VIP around), and watch</w:t>
      </w:r>
      <w:r>
        <w:rPr>
          <w:rStyle w:val="HTML"/>
          <w:rFonts w:ascii="Consolas" w:hAnsi="Consolas" w:cs="Consolas"/>
          <w:color w:val="444444"/>
          <w:bdr w:val="none" w:sz="0" w:space="0" w:color="auto" w:frame="1"/>
        </w:rPr>
        <w:t>/var/log/haproxy.log</w:t>
      </w:r>
      <w:r>
        <w:rPr>
          <w:rFonts w:ascii="Helvetica" w:hAnsi="Helvetica" w:cs="Helvetica"/>
          <w:color w:val="444444"/>
          <w:sz w:val="18"/>
          <w:szCs w:val="18"/>
        </w:rPr>
        <w:t>. Make some requests to the load balancer and you should see entries such as:</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15" type="#_x0000_t75" style="width:159.65pt;height:57.6pt" o:ole="">
            <v:imagedata r:id="rId95" o:title=""/>
          </v:shape>
          <w:control r:id="rId135" w:name="DefaultOcxName38" w:shapeid="_x0000_i1115"/>
        </w:object>
      </w:r>
    </w:p>
    <w:tbl>
      <w:tblPr>
        <w:tblW w:w="0" w:type="auto"/>
        <w:tblCellSpacing w:w="15" w:type="dxa"/>
        <w:tblInd w:w="-238" w:type="dxa"/>
        <w:tblCellMar>
          <w:top w:w="15" w:type="dxa"/>
          <w:left w:w="15" w:type="dxa"/>
          <w:bottom w:w="15" w:type="dxa"/>
          <w:right w:w="15" w:type="dxa"/>
        </w:tblCellMar>
        <w:tblLook w:val="04A0"/>
      </w:tblPr>
      <w:tblGrid>
        <w:gridCol w:w="150"/>
        <w:gridCol w:w="848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2</w:t>
            </w:r>
          </w:p>
        </w:tc>
        <w:tc>
          <w:tcPr>
            <w:tcW w:w="18895"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i"/>
                <w:rFonts w:ascii="inherit" w:hAnsi="inherit"/>
                <w:color w:val="000000"/>
                <w:sz w:val="15"/>
                <w:szCs w:val="15"/>
                <w:bdr w:val="none" w:sz="0" w:space="0" w:color="auto" w:frame="1"/>
              </w:rPr>
              <w:t>Feb</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11</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05</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20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12</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localhost </w:t>
            </w:r>
            <w:r>
              <w:rPr>
                <w:rStyle w:val="crayon-v"/>
                <w:rFonts w:ascii="inherit" w:hAnsi="inherit"/>
                <w:color w:val="000000"/>
                <w:sz w:val="15"/>
                <w:szCs w:val="15"/>
                <w:bdr w:val="none" w:sz="0" w:space="0" w:color="auto" w:frame="1"/>
              </w:rPr>
              <w:t>haproxy</w:t>
            </w:r>
            <w:r>
              <w:rPr>
                <w:rStyle w:val="crayon-sy"/>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16874</w:t>
            </w:r>
            <w:r>
              <w:rPr>
                <w:rStyle w:val="crayon-sy"/>
                <w:rFonts w:ascii="inherit" w:hAnsi="inherit"/>
                <w:color w:val="000000"/>
                <w:sz w:val="15"/>
                <w:szCs w:val="15"/>
                <w:bdr w:val="none" w:sz="0" w:space="0" w:color="auto" w:frame="1"/>
              </w:rPr>
              <w:t>]</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172.16.18.199</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39421</w:t>
            </w:r>
            <w:r>
              <w:rPr>
                <w:rStyle w:val="crayon-h"/>
                <w:rFonts w:ascii="inherit" w:hAnsi="inherit"/>
                <w:color w:val="000000"/>
                <w:sz w:val="15"/>
                <w:szCs w:val="15"/>
                <w:bdr w:val="none" w:sz="0" w:space="0" w:color="auto" w:frame="1"/>
              </w:rPr>
              <w:t xml:space="preserve"> </w:t>
            </w:r>
            <w:r>
              <w:rPr>
                <w:rStyle w:val="crayon-sy"/>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11</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Feb</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2013</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05</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20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12.190</w:t>
            </w:r>
            <w:r>
              <w:rPr>
                <w:rStyle w:val="crayon-sy"/>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http</w:t>
            </w:r>
            <w:r>
              <w:rPr>
                <w:rStyle w:val="crayon-o"/>
                <w:rFonts w:ascii="inherit" w:hAnsi="inherit"/>
                <w:color w:val="000000"/>
                <w:sz w:val="15"/>
                <w:szCs w:val="15"/>
                <w:bdr w:val="none" w:sz="0" w:space="0" w:color="auto" w:frame="1"/>
              </w:rPr>
              <w:t>-</w:t>
            </w:r>
            <w:r>
              <w:rPr>
                <w:rStyle w:val="crayon-st"/>
                <w:rFonts w:ascii="inherit" w:hAnsi="inherit"/>
                <w:color w:val="000000"/>
                <w:sz w:val="15"/>
                <w:szCs w:val="15"/>
                <w:bdr w:val="none" w:sz="0" w:space="0" w:color="auto" w:frame="1"/>
              </w:rPr>
              <w:t>in</w:t>
            </w: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servers</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node1</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4</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5</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200</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540</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w:t>
            </w:r>
            <w:r>
              <w:rPr>
                <w:rStyle w:val="crayon-h"/>
                <w:rFonts w:ascii="inherit" w:hAnsi="inherit"/>
                <w:color w:val="000000"/>
                <w:sz w:val="15"/>
                <w:szCs w:val="15"/>
                <w:bdr w:val="none" w:sz="0" w:space="0" w:color="auto" w:frame="1"/>
              </w:rPr>
              <w:t xml:space="preserve"> </w:t>
            </w:r>
            <w:r>
              <w:rPr>
                <w:rStyle w:val="crayon-s"/>
                <w:rFonts w:ascii="inherit" w:hAnsi="inherit"/>
                <w:color w:val="000000"/>
                <w:sz w:val="15"/>
                <w:szCs w:val="15"/>
                <w:bdr w:val="none" w:sz="0" w:space="0" w:color="auto" w:frame="1"/>
              </w:rPr>
              <w:t>"GET /examples/jsp/jsp2/simpletag/hello.jsp HTTP/1.1"</w:t>
            </w:r>
          </w:p>
          <w:p w:rsidR="00C70DFD" w:rsidRDefault="00C70DFD">
            <w:pPr>
              <w:spacing w:line="480" w:lineRule="auto"/>
              <w:textAlignment w:val="baseline"/>
              <w:rPr>
                <w:rFonts w:ascii="inherit" w:eastAsia="宋体" w:hAnsi="inherit" w:cs="宋体"/>
                <w:color w:val="000000"/>
                <w:sz w:val="15"/>
                <w:szCs w:val="15"/>
              </w:rPr>
            </w:pPr>
            <w:r>
              <w:rPr>
                <w:rStyle w:val="crayon-i"/>
                <w:rFonts w:ascii="inherit" w:hAnsi="inherit"/>
                <w:color w:val="000000"/>
                <w:sz w:val="15"/>
                <w:szCs w:val="15"/>
                <w:bdr w:val="none" w:sz="0" w:space="0" w:color="auto" w:frame="1"/>
              </w:rPr>
              <w:t>Feb</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11</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05</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20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12</w:t>
            </w:r>
            <w:r>
              <w:rPr>
                <w:rStyle w:val="crayon-h"/>
                <w:rFonts w:ascii="inherit" w:hAnsi="inherit"/>
                <w:color w:val="000000"/>
                <w:sz w:val="15"/>
                <w:szCs w:val="15"/>
                <w:bdr w:val="none" w:sz="0" w:space="0" w:color="auto" w:frame="1"/>
              </w:rPr>
              <w:t xml:space="preserve"> </w:t>
            </w:r>
            <w:r>
              <w:rPr>
                <w:rStyle w:val="crayon-e"/>
                <w:rFonts w:ascii="inherit" w:hAnsi="inherit"/>
                <w:color w:val="000000"/>
                <w:sz w:val="15"/>
                <w:szCs w:val="15"/>
                <w:bdr w:val="none" w:sz="0" w:space="0" w:color="auto" w:frame="1"/>
              </w:rPr>
              <w:t xml:space="preserve">localhost </w:t>
            </w:r>
            <w:r>
              <w:rPr>
                <w:rStyle w:val="crayon-v"/>
                <w:rFonts w:ascii="inherit" w:hAnsi="inherit"/>
                <w:color w:val="000000"/>
                <w:sz w:val="15"/>
                <w:szCs w:val="15"/>
                <w:bdr w:val="none" w:sz="0" w:space="0" w:color="auto" w:frame="1"/>
              </w:rPr>
              <w:t>haproxy</w:t>
            </w:r>
            <w:r>
              <w:rPr>
                <w:rStyle w:val="crayon-sy"/>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16874</w:t>
            </w:r>
            <w:r>
              <w:rPr>
                <w:rStyle w:val="crayon-sy"/>
                <w:rFonts w:ascii="inherit" w:hAnsi="inherit"/>
                <w:color w:val="000000"/>
                <w:sz w:val="15"/>
                <w:szCs w:val="15"/>
                <w:bdr w:val="none" w:sz="0" w:space="0" w:color="auto" w:frame="1"/>
              </w:rPr>
              <w:t>]</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172.16.18.199</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39421</w:t>
            </w:r>
            <w:r>
              <w:rPr>
                <w:rStyle w:val="crayon-h"/>
                <w:rFonts w:ascii="inherit" w:hAnsi="inherit"/>
                <w:color w:val="000000"/>
                <w:sz w:val="15"/>
                <w:szCs w:val="15"/>
                <w:bdr w:val="none" w:sz="0" w:space="0" w:color="auto" w:frame="1"/>
              </w:rPr>
              <w:t xml:space="preserve"> </w:t>
            </w:r>
            <w:r>
              <w:rPr>
                <w:rStyle w:val="crayon-sy"/>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11</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Feb</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2013</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05</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20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12.196</w:t>
            </w:r>
            <w:r>
              <w:rPr>
                <w:rStyle w:val="crayon-sy"/>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http</w:t>
            </w:r>
            <w:r>
              <w:rPr>
                <w:rStyle w:val="crayon-o"/>
                <w:rFonts w:ascii="inherit" w:hAnsi="inherit"/>
                <w:color w:val="000000"/>
                <w:sz w:val="15"/>
                <w:szCs w:val="15"/>
                <w:bdr w:val="none" w:sz="0" w:space="0" w:color="auto" w:frame="1"/>
              </w:rPr>
              <w:t>-</w:t>
            </w:r>
            <w:r>
              <w:rPr>
                <w:rStyle w:val="crayon-st"/>
                <w:rFonts w:ascii="inherit" w:hAnsi="inherit"/>
                <w:color w:val="000000"/>
                <w:sz w:val="15"/>
                <w:szCs w:val="15"/>
                <w:bdr w:val="none" w:sz="0" w:space="0" w:color="auto" w:frame="1"/>
              </w:rPr>
              <w:t>in</w:t>
            </w:r>
            <w:r>
              <w:rPr>
                <w:rStyle w:val="crayon-h"/>
                <w:rFonts w:ascii="inherit" w:hAnsi="inherit"/>
                <w:color w:val="000000"/>
                <w:sz w:val="15"/>
                <w:szCs w:val="15"/>
                <w:bdr w:val="none" w:sz="0" w:space="0" w:color="auto" w:frame="1"/>
              </w:rPr>
              <w:t xml:space="preserve"> </w:t>
            </w:r>
            <w:r>
              <w:rPr>
                <w:rStyle w:val="crayon-i"/>
                <w:rFonts w:ascii="inherit" w:hAnsi="inherit"/>
                <w:color w:val="000000"/>
                <w:sz w:val="15"/>
                <w:szCs w:val="15"/>
                <w:bdr w:val="none" w:sz="0" w:space="0" w:color="auto" w:frame="1"/>
              </w:rPr>
              <w:t>servers</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node2</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480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4</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484</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200</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540</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lastRenderedPageBreak/>
              <w: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1</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w:t>
            </w:r>
            <w:r>
              <w:rPr>
                <w:rStyle w:val="crayon-h"/>
                <w:rFonts w:ascii="inherit" w:hAnsi="inherit"/>
                <w:color w:val="000000"/>
                <w:sz w:val="15"/>
                <w:szCs w:val="15"/>
                <w:bdr w:val="none" w:sz="0" w:space="0" w:color="auto" w:frame="1"/>
              </w:rPr>
              <w:t xml:space="preserve"> </w:t>
            </w:r>
            <w:r>
              <w:rPr>
                <w:rStyle w:val="crayon-cn"/>
                <w:rFonts w:ascii="inherit" w:hAnsi="inherit"/>
                <w:color w:val="000000"/>
                <w:sz w:val="15"/>
                <w:szCs w:val="15"/>
                <w:bdr w:val="none" w:sz="0" w:space="0" w:color="auto" w:frame="1"/>
              </w:rPr>
              <w:t>0</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0</w:t>
            </w:r>
            <w:r>
              <w:rPr>
                <w:rStyle w:val="crayon-h"/>
                <w:rFonts w:ascii="inherit" w:hAnsi="inherit"/>
                <w:color w:val="000000"/>
                <w:sz w:val="15"/>
                <w:szCs w:val="15"/>
                <w:bdr w:val="none" w:sz="0" w:space="0" w:color="auto" w:frame="1"/>
              </w:rPr>
              <w:t xml:space="preserve"> </w:t>
            </w:r>
            <w:r>
              <w:rPr>
                <w:rFonts w:ascii="inherit" w:hAnsi="inherit"/>
                <w:color w:val="000000"/>
                <w:sz w:val="15"/>
                <w:szCs w:val="15"/>
              </w:rPr>
              <w:t>"</w:t>
            </w:r>
            <w:r>
              <w:rPr>
                <w:rStyle w:val="crayon-i"/>
                <w:rFonts w:ascii="inherit" w:hAnsi="inherit"/>
                <w:color w:val="000000"/>
                <w:sz w:val="15"/>
                <w:szCs w:val="15"/>
                <w:bdr w:val="none" w:sz="0" w:space="0" w:color="auto" w:frame="1"/>
              </w:rPr>
              <w:t>GET</w:t>
            </w:r>
            <w:r>
              <w:rPr>
                <w:rStyle w:val="crayon-h"/>
                <w:rFonts w:ascii="inherit" w:hAnsi="inherit"/>
                <w:color w:val="000000"/>
                <w:sz w:val="15"/>
                <w:szCs w:val="15"/>
                <w:bdr w:val="none" w:sz="0" w:space="0" w:color="auto" w:frame="1"/>
              </w:rPr>
              <w:t xml:space="preserve"> </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examples</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jsp</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jsp2</w:t>
            </w:r>
            <w:r>
              <w:rPr>
                <w:rStyle w:val="crayon-o"/>
                <w:rFonts w:ascii="inherit" w:hAnsi="inherit"/>
                <w:color w:val="000000"/>
                <w:sz w:val="15"/>
                <w:szCs w:val="15"/>
                <w:bdr w:val="none" w:sz="0" w:space="0" w:color="auto" w:frame="1"/>
              </w:rPr>
              <w:t>/</w:t>
            </w:r>
            <w:r>
              <w:rPr>
                <w:rStyle w:val="crayon-i"/>
                <w:rFonts w:ascii="inherit" w:hAnsi="inherit"/>
                <w:color w:val="000000"/>
                <w:sz w:val="15"/>
                <w:szCs w:val="15"/>
                <w:bdr w:val="none" w:sz="0" w:space="0" w:color="auto" w:frame="1"/>
              </w:rPr>
              <w:t>simpletag</w:t>
            </w:r>
            <w:r>
              <w:rPr>
                <w:rStyle w:val="crayon-o"/>
                <w:rFonts w:ascii="inherit" w:hAnsi="inherit"/>
                <w:color w:val="000000"/>
                <w:sz w:val="15"/>
                <w:szCs w:val="15"/>
                <w:bdr w:val="none" w:sz="0" w:space="0" w:color="auto" w:frame="1"/>
              </w:rPr>
              <w:t>/</w:t>
            </w:r>
            <w:r>
              <w:rPr>
                <w:rStyle w:val="crayon-v"/>
                <w:rFonts w:ascii="inherit" w:hAnsi="inherit"/>
                <w:color w:val="000000"/>
                <w:sz w:val="15"/>
                <w:szCs w:val="15"/>
                <w:bdr w:val="none" w:sz="0" w:space="0" w:color="auto" w:frame="1"/>
              </w:rPr>
              <w:t>hello</w:t>
            </w:r>
            <w:r>
              <w:rPr>
                <w:rStyle w:val="crayon-sy"/>
                <w:rFonts w:ascii="inherit" w:hAnsi="inherit"/>
                <w:color w:val="000000"/>
                <w:sz w:val="15"/>
                <w:szCs w:val="15"/>
                <w:bdr w:val="none" w:sz="0" w:space="0" w:color="auto" w:frame="1"/>
              </w:rPr>
              <w:t>.</w:t>
            </w:r>
            <w:r>
              <w:rPr>
                <w:rStyle w:val="crayon-e"/>
                <w:rFonts w:ascii="inherit" w:hAnsi="inherit"/>
                <w:color w:val="000000"/>
                <w:sz w:val="15"/>
                <w:szCs w:val="15"/>
                <w:bdr w:val="none" w:sz="0" w:space="0" w:color="auto" w:frame="1"/>
              </w:rPr>
              <w:t xml:space="preserve">jsp </w:t>
            </w:r>
            <w:r>
              <w:rPr>
                <w:rStyle w:val="crayon-i"/>
                <w:rFonts w:ascii="inherit" w:hAnsi="inherit"/>
                <w:color w:val="000000"/>
                <w:sz w:val="15"/>
                <w:szCs w:val="15"/>
                <w:bdr w:val="none" w:sz="0" w:space="0" w:color="auto" w:frame="1"/>
              </w:rPr>
              <w:t>HTTP</w:t>
            </w:r>
            <w:r>
              <w:rPr>
                <w:rStyle w:val="crayon-o"/>
                <w:rFonts w:ascii="inherit" w:hAnsi="inherit"/>
                <w:color w:val="000000"/>
                <w:sz w:val="15"/>
                <w:szCs w:val="15"/>
                <w:bdr w:val="none" w:sz="0" w:space="0" w:color="auto" w:frame="1"/>
              </w:rPr>
              <w:t>/</w:t>
            </w:r>
            <w:r>
              <w:rPr>
                <w:rStyle w:val="crayon-cn"/>
                <w:rFonts w:ascii="inherit" w:hAnsi="inherit"/>
                <w:color w:val="000000"/>
                <w:sz w:val="15"/>
                <w:szCs w:val="15"/>
                <w:bdr w:val="none" w:sz="0" w:space="0" w:color="auto" w:frame="1"/>
              </w:rPr>
              <w:t>1.1</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lastRenderedPageBreak/>
        <w:t>As you can see, our requests are hitting the two backend nodes (defined in our</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haproxy.conf</w:t>
      </w:r>
      <w:r>
        <w:rPr>
          <w:rFonts w:ascii="Helvetica" w:hAnsi="Helvetica" w:cs="Helvetica"/>
          <w:color w:val="444444"/>
          <w:sz w:val="18"/>
          <w:szCs w:val="18"/>
        </w:rPr>
        <w:t>as</w:t>
      </w:r>
      <w:r>
        <w:rPr>
          <w:rStyle w:val="apple-converted-space"/>
          <w:rFonts w:ascii="Helvetica" w:hAnsi="Helvetica" w:cs="Helvetica"/>
          <w:color w:val="444444"/>
          <w:sz w:val="18"/>
          <w:szCs w:val="18"/>
        </w:rPr>
        <w:t> </w:t>
      </w:r>
      <w:r>
        <w:rPr>
          <w:rStyle w:val="a8"/>
          <w:rFonts w:ascii="Helvetica" w:hAnsi="Helvetica" w:cs="Helvetica"/>
          <w:color w:val="444444"/>
          <w:sz w:val="18"/>
          <w:szCs w:val="18"/>
          <w:bdr w:val="none" w:sz="0" w:space="0" w:color="auto" w:frame="1"/>
        </w:rPr>
        <w:t>node1</w:t>
      </w:r>
      <w:r>
        <w:rPr>
          <w:rStyle w:val="apple-converted-space"/>
          <w:rFonts w:ascii="Helvetica" w:hAnsi="Helvetica" w:cs="Helvetica"/>
          <w:color w:val="444444"/>
          <w:sz w:val="18"/>
          <w:szCs w:val="18"/>
        </w:rPr>
        <w:t> </w:t>
      </w:r>
      <w:r>
        <w:rPr>
          <w:rFonts w:ascii="Helvetica" w:hAnsi="Helvetica" w:cs="Helvetica"/>
          <w:color w:val="444444"/>
          <w:sz w:val="18"/>
          <w:szCs w:val="18"/>
        </w:rPr>
        <w:t>and</w:t>
      </w:r>
      <w:r>
        <w:rPr>
          <w:rStyle w:val="apple-converted-space"/>
          <w:rFonts w:ascii="Helvetica" w:hAnsi="Helvetica" w:cs="Helvetica"/>
          <w:color w:val="444444"/>
          <w:sz w:val="18"/>
          <w:szCs w:val="18"/>
        </w:rPr>
        <w:t> </w:t>
      </w:r>
      <w:r>
        <w:rPr>
          <w:rStyle w:val="a8"/>
          <w:rFonts w:ascii="Helvetica" w:hAnsi="Helvetica" w:cs="Helvetica"/>
          <w:color w:val="444444"/>
          <w:sz w:val="18"/>
          <w:szCs w:val="18"/>
          <w:bdr w:val="none" w:sz="0" w:space="0" w:color="auto" w:frame="1"/>
        </w:rPr>
        <w:t>node2</w:t>
      </w:r>
      <w:r>
        <w:rPr>
          <w:rFonts w:ascii="Helvetica" w:hAnsi="Helvetica" w:cs="Helvetica"/>
          <w:color w:val="444444"/>
          <w:sz w:val="18"/>
          <w:szCs w:val="18"/>
        </w:rPr>
        <w:t>) round-robin, which is what we expect.</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Next, install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/etc/init.d</w:t>
      </w:r>
      <w:r>
        <w:rPr>
          <w:rStyle w:val="apple-converted-space"/>
          <w:rFonts w:ascii="Helvetica" w:hAnsi="Helvetica" w:cs="Helvetica"/>
          <w:color w:val="444444"/>
          <w:sz w:val="18"/>
          <w:szCs w:val="18"/>
        </w:rPr>
        <w:t> </w:t>
      </w:r>
      <w:r>
        <w:rPr>
          <w:rFonts w:ascii="Helvetica" w:hAnsi="Helvetica" w:cs="Helvetica"/>
          <w:color w:val="444444"/>
          <w:sz w:val="18"/>
          <w:szCs w:val="18"/>
        </w:rPr>
        <w:t>script for HAProxy.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sed</w:t>
      </w:r>
      <w:r>
        <w:rPr>
          <w:rStyle w:val="apple-converted-space"/>
          <w:rFonts w:ascii="Helvetica" w:hAnsi="Helvetica" w:cs="Helvetica"/>
          <w:color w:val="444444"/>
          <w:sz w:val="18"/>
          <w:szCs w:val="18"/>
        </w:rPr>
        <w:t> </w:t>
      </w:r>
      <w:r>
        <w:rPr>
          <w:rFonts w:ascii="Helvetica" w:hAnsi="Helvetica" w:cs="Helvetica"/>
          <w:color w:val="444444"/>
          <w:sz w:val="18"/>
          <w:szCs w:val="18"/>
        </w:rPr>
        <w:t>commands are specific to my installation and you may not need them:</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14" type="#_x0000_t75" style="width:159.65pt;height:57.6pt" o:ole="">
            <v:imagedata r:id="rId95" o:title=""/>
          </v:shape>
          <w:control r:id="rId136" w:name="DefaultOcxName39" w:shapeid="_x0000_i1114"/>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4</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5</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6</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7</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cp /usr/local/src/haproxy-1.4.22/examples/haproxy.init /etc/init.d/haproxy</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chmod +x /etc/init.d/haproxy</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chkconfig haproxy on</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sed -i 's!usr/sbin!usr/local/sbin!g' /etc/init.d/haproxy</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sed -i 's/\.cfg/\.conf/g' /etc/init.d/haproxy</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pkill -f haproxy</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service haproxy start</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From this point,</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haproxy</w:t>
      </w:r>
      <w:r>
        <w:rPr>
          <w:rStyle w:val="apple-converted-space"/>
          <w:rFonts w:ascii="Helvetica" w:hAnsi="Helvetica" w:cs="Helvetica"/>
          <w:color w:val="444444"/>
          <w:sz w:val="18"/>
          <w:szCs w:val="18"/>
        </w:rPr>
        <w:t> </w:t>
      </w:r>
      <w:r>
        <w:rPr>
          <w:rFonts w:ascii="Helvetica" w:hAnsi="Helvetica" w:cs="Helvetica"/>
          <w:color w:val="444444"/>
          <w:sz w:val="18"/>
          <w:szCs w:val="18"/>
        </w:rPr>
        <w:t>should be managed via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service</w:t>
      </w:r>
      <w:r>
        <w:rPr>
          <w:rStyle w:val="apple-converted-space"/>
          <w:rFonts w:ascii="Helvetica" w:hAnsi="Helvetica" w:cs="Helvetica"/>
          <w:color w:val="444444"/>
          <w:sz w:val="18"/>
          <w:szCs w:val="18"/>
        </w:rPr>
        <w:t> </w:t>
      </w:r>
      <w:r>
        <w:rPr>
          <w:rFonts w:ascii="Helvetica" w:hAnsi="Helvetica" w:cs="Helvetica"/>
          <w:color w:val="444444"/>
          <w:sz w:val="18"/>
          <w:szCs w:val="18"/>
        </w:rPr>
        <w:t>command. Install the</w:t>
      </w:r>
      <w:r>
        <w:rPr>
          <w:rStyle w:val="HTML"/>
          <w:rFonts w:ascii="Consolas" w:hAnsi="Consolas" w:cs="Consolas"/>
          <w:color w:val="444444"/>
          <w:bdr w:val="none" w:sz="0" w:space="0" w:color="auto" w:frame="1"/>
        </w:rPr>
        <w:t>/etc/init.d</w:t>
      </w:r>
      <w:r>
        <w:rPr>
          <w:rStyle w:val="apple-converted-space"/>
          <w:rFonts w:ascii="Helvetica" w:hAnsi="Helvetica" w:cs="Helvetica"/>
          <w:color w:val="444444"/>
          <w:sz w:val="18"/>
          <w:szCs w:val="18"/>
        </w:rPr>
        <w:t> </w:t>
      </w:r>
      <w:r>
        <w:rPr>
          <w:rFonts w:ascii="Helvetica" w:hAnsi="Helvetica" w:cs="Helvetica"/>
          <w:color w:val="444444"/>
          <w:sz w:val="18"/>
          <w:szCs w:val="18"/>
        </w:rPr>
        <w:t>script for</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Fonts w:ascii="Helvetica" w:hAnsi="Helvetica" w:cs="Helvetica"/>
          <w:color w:val="444444"/>
          <w:sz w:val="18"/>
          <w:szCs w:val="18"/>
        </w:rPr>
        <w: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13" type="#_x0000_t75" style="width:159.65pt;height:57.6pt" o:ole="">
            <v:imagedata r:id="rId95" o:title=""/>
          </v:shape>
          <w:control r:id="rId137" w:name="DefaultOcxName40" w:shapeid="_x0000_i1113"/>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2</w:t>
            </w:r>
          </w:p>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3</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4</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cp /usr/local/src/stunnel-4.54/tools/stunnel.init /etc/init.d/stunnel</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chmod +x /etc/init.d/stunnel</w:t>
            </w:r>
          </w:p>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chkconfig stunnel on</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echo "ENABLED=1" &gt; /etc/default/stunnel</w:t>
            </w:r>
          </w:p>
        </w:tc>
      </w:tr>
    </w:tbl>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lastRenderedPageBreak/>
        <w:t>And (re)start it:</w:t>
      </w:r>
    </w:p>
    <w:p w:rsidR="00C70DFD" w:rsidRDefault="00C70DFD" w:rsidP="00C70DFD">
      <w:pPr>
        <w:shd w:val="clear" w:color="auto" w:fill="FFFFFF"/>
        <w:textAlignment w:val="baseline"/>
        <w:rPr>
          <w:rFonts w:ascii="Courier New" w:hAnsi="Courier New" w:cs="Courier New"/>
          <w:color w:val="444444"/>
          <w:sz w:val="15"/>
          <w:szCs w:val="15"/>
        </w:rPr>
      </w:pPr>
      <w:r>
        <w:rPr>
          <w:rFonts w:ascii="Courier New" w:hAnsi="Courier New" w:cs="Courier New"/>
          <w:color w:val="444444"/>
          <w:sz w:val="15"/>
          <w:szCs w:val="15"/>
        </w:rPr>
        <w:object w:dxaOrig="225" w:dyaOrig="225">
          <v:shape id="_x0000_i1154" type="#_x0000_t75" style="width:159.65pt;height:57.6pt" o:ole="">
            <v:imagedata r:id="rId95" o:title=""/>
          </v:shape>
          <w:control r:id="rId138" w:name="DefaultOcxName41" w:shapeid="_x0000_i1154"/>
        </w:object>
      </w:r>
    </w:p>
    <w:tbl>
      <w:tblPr>
        <w:tblW w:w="0" w:type="auto"/>
        <w:tblCellSpacing w:w="15" w:type="dxa"/>
        <w:tblInd w:w="-238" w:type="dxa"/>
        <w:tblCellMar>
          <w:top w:w="15" w:type="dxa"/>
          <w:left w:w="15" w:type="dxa"/>
          <w:bottom w:w="15" w:type="dxa"/>
          <w:right w:w="15" w:type="dxa"/>
        </w:tblCellMar>
        <w:tblLook w:val="04A0"/>
      </w:tblPr>
      <w:tblGrid>
        <w:gridCol w:w="150"/>
        <w:gridCol w:w="7834"/>
      </w:tblGrid>
      <w:tr w:rsidR="00C70DFD" w:rsidTr="00C70DFD">
        <w:trPr>
          <w:tblCellSpacing w:w="15" w:type="dxa"/>
        </w:trPr>
        <w:tc>
          <w:tcPr>
            <w:tcW w:w="0" w:type="auto"/>
            <w:tcBorders>
              <w:top w:val="nil"/>
              <w:left w:val="nil"/>
              <w:bottom w:val="nil"/>
            </w:tcBorders>
            <w:vAlign w:val="center"/>
            <w:hideMark/>
          </w:tcPr>
          <w:p w:rsidR="00C70DFD" w:rsidRDefault="00C70DFD">
            <w:pPr>
              <w:spacing w:line="480" w:lineRule="auto"/>
              <w:jc w:val="center"/>
              <w:textAlignment w:val="baseline"/>
              <w:rPr>
                <w:rFonts w:ascii="inherit" w:hAnsi="inherit"/>
                <w:color w:val="757575"/>
                <w:sz w:val="15"/>
                <w:szCs w:val="15"/>
              </w:rPr>
            </w:pPr>
            <w:r>
              <w:rPr>
                <w:rFonts w:ascii="inherit" w:hAnsi="inherit"/>
                <w:color w:val="757575"/>
                <w:sz w:val="15"/>
                <w:szCs w:val="15"/>
              </w:rPr>
              <w:t>1</w:t>
            </w:r>
          </w:p>
          <w:p w:rsidR="00C70DFD" w:rsidRDefault="00C70DFD">
            <w:pPr>
              <w:spacing w:line="480" w:lineRule="auto"/>
              <w:jc w:val="center"/>
              <w:textAlignment w:val="baseline"/>
              <w:rPr>
                <w:rFonts w:ascii="inherit" w:eastAsia="宋体" w:hAnsi="inherit" w:cs="宋体"/>
                <w:color w:val="757575"/>
                <w:sz w:val="15"/>
                <w:szCs w:val="15"/>
              </w:rPr>
            </w:pPr>
            <w:r>
              <w:rPr>
                <w:rFonts w:ascii="inherit" w:hAnsi="inherit"/>
                <w:color w:val="757575"/>
                <w:sz w:val="15"/>
                <w:szCs w:val="15"/>
              </w:rPr>
              <w:t>2</w:t>
            </w:r>
          </w:p>
        </w:tc>
        <w:tc>
          <w:tcPr>
            <w:tcW w:w="7789" w:type="dxa"/>
            <w:tcBorders>
              <w:top w:val="nil"/>
              <w:left w:val="nil"/>
              <w:bottom w:val="nil"/>
              <w:right w:val="nil"/>
            </w:tcBorders>
            <w:vAlign w:val="center"/>
            <w:hideMark/>
          </w:tcPr>
          <w:p w:rsidR="00C70DFD" w:rsidRDefault="00C70DFD">
            <w:pPr>
              <w:spacing w:line="480" w:lineRule="auto"/>
              <w:textAlignment w:val="baseline"/>
              <w:rPr>
                <w:rFonts w:ascii="inherit" w:hAnsi="inherit"/>
                <w:color w:val="000000"/>
                <w:sz w:val="15"/>
                <w:szCs w:val="15"/>
              </w:rPr>
            </w:pPr>
            <w:r>
              <w:rPr>
                <w:rStyle w:val="crayon-p"/>
                <w:rFonts w:ascii="inherit" w:hAnsi="inherit"/>
                <w:color w:val="000000"/>
                <w:sz w:val="15"/>
                <w:szCs w:val="15"/>
                <w:bdr w:val="none" w:sz="0" w:space="0" w:color="auto" w:frame="1"/>
              </w:rPr>
              <w:t># pkill -f stunnel</w:t>
            </w:r>
          </w:p>
          <w:p w:rsidR="00C70DFD" w:rsidRDefault="00C70DFD">
            <w:pPr>
              <w:spacing w:line="480" w:lineRule="auto"/>
              <w:textAlignment w:val="baseline"/>
              <w:rPr>
                <w:rFonts w:ascii="inherit" w:eastAsia="宋体" w:hAnsi="inherit" w:cs="宋体"/>
                <w:color w:val="000000"/>
                <w:sz w:val="15"/>
                <w:szCs w:val="15"/>
              </w:rPr>
            </w:pPr>
            <w:r>
              <w:rPr>
                <w:rStyle w:val="crayon-p"/>
                <w:rFonts w:ascii="inherit" w:hAnsi="inherit"/>
                <w:color w:val="000000"/>
                <w:sz w:val="15"/>
                <w:szCs w:val="15"/>
                <w:bdr w:val="none" w:sz="0" w:space="0" w:color="auto" w:frame="1"/>
              </w:rPr>
              <w:t># service stunnel start</w:t>
            </w:r>
          </w:p>
        </w:tc>
      </w:tr>
    </w:tbl>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Again,</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Style w:val="apple-converted-space"/>
          <w:rFonts w:ascii="Helvetica" w:hAnsi="Helvetica" w:cs="Helvetica"/>
          <w:color w:val="444444"/>
          <w:sz w:val="18"/>
          <w:szCs w:val="18"/>
        </w:rPr>
        <w:t> </w:t>
      </w:r>
      <w:r>
        <w:rPr>
          <w:rFonts w:ascii="Helvetica" w:hAnsi="Helvetica" w:cs="Helvetica"/>
          <w:color w:val="444444"/>
          <w:sz w:val="18"/>
          <w:szCs w:val="18"/>
        </w:rPr>
        <w:t>should now also be managed via the</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service</w:t>
      </w:r>
      <w:r>
        <w:rPr>
          <w:rStyle w:val="apple-converted-space"/>
          <w:rFonts w:ascii="Helvetica" w:hAnsi="Helvetica" w:cs="Helvetica"/>
          <w:color w:val="444444"/>
          <w:sz w:val="18"/>
          <w:szCs w:val="18"/>
        </w:rPr>
        <w:t> </w:t>
      </w:r>
      <w:r>
        <w:rPr>
          <w:rFonts w:ascii="Helvetica" w:hAnsi="Helvetica" w:cs="Helvetica"/>
          <w:color w:val="444444"/>
          <w:sz w:val="18"/>
          <w:szCs w:val="18"/>
        </w:rPr>
        <w:t>command.</w:t>
      </w:r>
    </w:p>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The HA load balancer solution is complete!</w:t>
      </w:r>
    </w:p>
    <w:p w:rsidR="00C70DFD" w:rsidRDefault="00C70DFD" w:rsidP="00C70DFD">
      <w:pPr>
        <w:pStyle w:val="2"/>
        <w:shd w:val="clear" w:color="auto" w:fill="FFFFFF"/>
        <w:textAlignment w:val="baseline"/>
        <w:rPr>
          <w:rFonts w:ascii="Helvetica" w:hAnsi="Helvetica" w:cs="Helvetica"/>
          <w:color w:val="444444"/>
        </w:rPr>
      </w:pPr>
      <w:r>
        <w:rPr>
          <w:rFonts w:ascii="Helvetica" w:hAnsi="Helvetica" w:cs="Helvetica"/>
          <w:color w:val="444444"/>
        </w:rPr>
        <w:t>Conclusion</w:t>
      </w:r>
    </w:p>
    <w:p w:rsidR="00C70DFD" w:rsidRDefault="00C70DFD" w:rsidP="00C70DFD">
      <w:pPr>
        <w:pStyle w:val="a7"/>
        <w:shd w:val="clear" w:color="auto" w:fill="FFFFFF"/>
        <w:textAlignment w:val="baseline"/>
        <w:rPr>
          <w:rFonts w:ascii="Helvetica" w:hAnsi="Helvetica" w:cs="Helvetica"/>
          <w:color w:val="444444"/>
          <w:sz w:val="18"/>
          <w:szCs w:val="18"/>
        </w:rPr>
      </w:pPr>
      <w:r>
        <w:rPr>
          <w:rFonts w:ascii="Helvetica" w:hAnsi="Helvetica" w:cs="Helvetica"/>
          <w:color w:val="444444"/>
          <w:sz w:val="18"/>
          <w:szCs w:val="18"/>
        </w:rPr>
        <w:t>This article has walked through building a load balancer that slowly grows in complexity, into a highly functional SSL-enabled HA load-balancer pair, sitting in front of a clustered Tomcat installation.</w:t>
      </w:r>
    </w:p>
    <w:p w:rsidR="00C70DFD" w:rsidRDefault="00C70DFD" w:rsidP="00C70DFD">
      <w:pPr>
        <w:pStyle w:val="a7"/>
        <w:shd w:val="clear" w:color="auto" w:fill="FFFFFF"/>
        <w:spacing w:before="0" w:after="0"/>
        <w:textAlignment w:val="baseline"/>
        <w:rPr>
          <w:rFonts w:ascii="Helvetica" w:hAnsi="Helvetica" w:cs="Helvetica"/>
          <w:color w:val="444444"/>
          <w:sz w:val="18"/>
          <w:szCs w:val="18"/>
        </w:rPr>
      </w:pPr>
      <w:r>
        <w:rPr>
          <w:rFonts w:ascii="Helvetica" w:hAnsi="Helvetica" w:cs="Helvetica"/>
          <w:color w:val="444444"/>
          <w:sz w:val="18"/>
          <w:szCs w:val="18"/>
        </w:rPr>
        <w:t>HAProxy,</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stunnel</w:t>
      </w:r>
      <w:r>
        <w:rPr>
          <w:rFonts w:ascii="Helvetica" w:hAnsi="Helvetica" w:cs="Helvetica"/>
          <w:color w:val="444444"/>
          <w:sz w:val="18"/>
          <w:szCs w:val="18"/>
        </w:rPr>
        <w:t>,</w:t>
      </w:r>
      <w:r>
        <w:rPr>
          <w:rStyle w:val="apple-converted-space"/>
          <w:rFonts w:ascii="Helvetica" w:hAnsi="Helvetica" w:cs="Helvetica"/>
          <w:color w:val="444444"/>
          <w:sz w:val="18"/>
          <w:szCs w:val="18"/>
        </w:rPr>
        <w:t> </w:t>
      </w:r>
      <w:r>
        <w:rPr>
          <w:rStyle w:val="HTML"/>
          <w:rFonts w:ascii="Consolas" w:hAnsi="Consolas" w:cs="Consolas"/>
          <w:color w:val="444444"/>
          <w:bdr w:val="none" w:sz="0" w:space="0" w:color="auto" w:frame="1"/>
        </w:rPr>
        <w:t>keepalived</w:t>
      </w:r>
      <w:r>
        <w:rPr>
          <w:rStyle w:val="apple-converted-space"/>
          <w:rFonts w:ascii="Helvetica" w:hAnsi="Helvetica" w:cs="Helvetica"/>
          <w:color w:val="444444"/>
          <w:sz w:val="18"/>
          <w:szCs w:val="18"/>
        </w:rPr>
        <w:t> </w:t>
      </w:r>
      <w:r>
        <w:rPr>
          <w:rFonts w:ascii="Helvetica" w:hAnsi="Helvetica" w:cs="Helvetica"/>
          <w:color w:val="444444"/>
          <w:sz w:val="18"/>
          <w:szCs w:val="18"/>
        </w:rPr>
        <w:t>and Tomcat all support much more functionality than I can cram into a single article, but I’ll be sure to write about any interesting nuggets over at</w:t>
      </w:r>
      <w:hyperlink r:id="rId139" w:tooltip="tokiwinter.com" w:history="1">
        <w:r>
          <w:rPr>
            <w:rStyle w:val="a5"/>
            <w:rFonts w:ascii="Helvetica" w:hAnsi="Helvetica" w:cs="Helvetica"/>
            <w:color w:val="21759B"/>
            <w:sz w:val="18"/>
            <w:szCs w:val="18"/>
            <w:bdr w:val="none" w:sz="0" w:space="0" w:color="auto" w:frame="1"/>
          </w:rPr>
          <w:t>tokiwinter.com</w:t>
        </w:r>
      </w:hyperlink>
      <w:r>
        <w:rPr>
          <w:rFonts w:ascii="Helvetica" w:hAnsi="Helvetica" w:cs="Helvetica"/>
          <w:color w:val="444444"/>
          <w:sz w:val="18"/>
          <w:szCs w:val="18"/>
        </w:rPr>
        <w:t>.</w:t>
      </w:r>
    </w:p>
    <w:p w:rsidR="00C70DFD" w:rsidRDefault="00C70DFD" w:rsidP="00C70DFD">
      <w:pPr>
        <w:pStyle w:val="3"/>
        <w:shd w:val="clear" w:color="auto" w:fill="FFFFFF"/>
        <w:textAlignment w:val="baseline"/>
        <w:rPr>
          <w:rFonts w:ascii="Helvetica" w:hAnsi="Helvetica" w:cs="Helvetica"/>
          <w:color w:val="444444"/>
        </w:rPr>
      </w:pPr>
      <w:r>
        <w:rPr>
          <w:rFonts w:ascii="Helvetica" w:hAnsi="Helvetica" w:cs="Helvetica"/>
          <w:color w:val="444444"/>
        </w:rPr>
        <w:t>Related posts:</w:t>
      </w:r>
    </w:p>
    <w:p w:rsidR="00C70DFD" w:rsidRDefault="00C70DFD" w:rsidP="00C70DFD">
      <w:pPr>
        <w:widowControl/>
        <w:numPr>
          <w:ilvl w:val="0"/>
          <w:numId w:val="33"/>
        </w:numPr>
        <w:shd w:val="clear" w:color="auto" w:fill="FFFFFF"/>
        <w:spacing w:beforeAutospacing="1" w:afterAutospacing="1"/>
        <w:jc w:val="left"/>
        <w:textAlignment w:val="baseline"/>
        <w:rPr>
          <w:rFonts w:ascii="Helvetica" w:hAnsi="Helvetica" w:cs="Helvetica"/>
          <w:color w:val="444444"/>
          <w:sz w:val="18"/>
          <w:szCs w:val="18"/>
        </w:rPr>
      </w:pPr>
      <w:hyperlink r:id="rId140" w:tooltip="How to Load Balance Tomcat with Apache HTTPD and mod_jk" w:history="1">
        <w:r>
          <w:rPr>
            <w:rStyle w:val="a5"/>
            <w:rFonts w:ascii="Helvetica" w:hAnsi="Helvetica" w:cs="Helvetica"/>
            <w:color w:val="21759B"/>
            <w:sz w:val="18"/>
            <w:szCs w:val="18"/>
            <w:bdr w:val="none" w:sz="0" w:space="0" w:color="auto" w:frame="1"/>
          </w:rPr>
          <w:t>How to Load Balance Tomcat with Apache HTTPD and mod_jk</w:t>
        </w:r>
      </w:hyperlink>
    </w:p>
    <w:p w:rsidR="00C70DFD" w:rsidRDefault="00C70DFD" w:rsidP="00C70DFD">
      <w:pPr>
        <w:widowControl/>
        <w:numPr>
          <w:ilvl w:val="0"/>
          <w:numId w:val="33"/>
        </w:numPr>
        <w:shd w:val="clear" w:color="auto" w:fill="FFFFFF"/>
        <w:spacing w:beforeAutospacing="1" w:afterAutospacing="1"/>
        <w:jc w:val="left"/>
        <w:textAlignment w:val="baseline"/>
        <w:rPr>
          <w:rFonts w:ascii="Helvetica" w:hAnsi="Helvetica" w:cs="Helvetica"/>
          <w:color w:val="444444"/>
          <w:sz w:val="18"/>
          <w:szCs w:val="18"/>
        </w:rPr>
      </w:pPr>
      <w:hyperlink r:id="rId141" w:tooltip="Apache httpd: How to Use htpasswd to Password Protect Areas of your Site" w:history="1">
        <w:r>
          <w:rPr>
            <w:rStyle w:val="a5"/>
            <w:rFonts w:ascii="Helvetica" w:hAnsi="Helvetica" w:cs="Helvetica"/>
            <w:color w:val="21759B"/>
            <w:sz w:val="18"/>
            <w:szCs w:val="18"/>
            <w:bdr w:val="none" w:sz="0" w:space="0" w:color="auto" w:frame="1"/>
          </w:rPr>
          <w:t>Apache httpd: How to Use htpasswd to Password Protect Areas of your Site</w:t>
        </w:r>
      </w:hyperlink>
    </w:p>
    <w:p w:rsidR="00C70DFD" w:rsidRDefault="00C70DFD" w:rsidP="00C70DFD">
      <w:pPr>
        <w:widowControl/>
        <w:numPr>
          <w:ilvl w:val="0"/>
          <w:numId w:val="33"/>
        </w:numPr>
        <w:shd w:val="clear" w:color="auto" w:fill="FFFFFF"/>
        <w:spacing w:beforeAutospacing="1" w:afterAutospacing="1"/>
        <w:jc w:val="left"/>
        <w:textAlignment w:val="baseline"/>
        <w:rPr>
          <w:rFonts w:ascii="Helvetica" w:hAnsi="Helvetica" w:cs="Helvetica"/>
          <w:color w:val="444444"/>
          <w:sz w:val="18"/>
          <w:szCs w:val="18"/>
        </w:rPr>
      </w:pPr>
      <w:hyperlink r:id="rId142" w:tooltip="Apache HTTPD mod_rewrite: one RewriteCond to many RewriteRules" w:history="1">
        <w:r>
          <w:rPr>
            <w:rStyle w:val="a5"/>
            <w:rFonts w:ascii="Helvetica" w:hAnsi="Helvetica" w:cs="Helvetica"/>
            <w:color w:val="21759B"/>
            <w:sz w:val="18"/>
            <w:szCs w:val="18"/>
            <w:bdr w:val="none" w:sz="0" w:space="0" w:color="auto" w:frame="1"/>
          </w:rPr>
          <w:t>Apache HTTPD mod_rewrite: one RewriteCond to many RewriteRules</w:t>
        </w:r>
      </w:hyperlink>
    </w:p>
    <w:p w:rsidR="00C70DFD" w:rsidRPr="00C70DFD" w:rsidRDefault="00C70DFD" w:rsidP="00C70DFD">
      <w:r>
        <w:t>This entry was posted in</w:t>
      </w:r>
      <w:r>
        <w:rPr>
          <w:rStyle w:val="apple-converted-space"/>
        </w:rPr>
        <w:t> </w:t>
      </w:r>
      <w:hyperlink r:id="rId143" w:tooltip="View all posts in UNIX &amp; Linux How Tos and Tutorials" w:history="1">
        <w:r>
          <w:rPr>
            <w:rStyle w:val="a5"/>
            <w:color w:val="757575"/>
            <w:sz w:val="16"/>
            <w:szCs w:val="16"/>
            <w:bdr w:val="none" w:sz="0" w:space="0" w:color="auto" w:frame="1"/>
          </w:rPr>
          <w:t>UNIX &amp; Linux How Tos and Tutorials</w:t>
        </w:r>
      </w:hyperlink>
      <w:r>
        <w:rPr>
          <w:rStyle w:val="apple-converted-space"/>
        </w:rPr>
        <w:t> </w:t>
      </w:r>
      <w:r>
        <w:t>and tagged</w:t>
      </w:r>
      <w:r>
        <w:rPr>
          <w:rStyle w:val="apple-converted-space"/>
        </w:rPr>
        <w:t> </w:t>
      </w:r>
      <w:hyperlink r:id="rId144" w:history="1">
        <w:r>
          <w:rPr>
            <w:rStyle w:val="a5"/>
            <w:color w:val="757575"/>
            <w:sz w:val="16"/>
            <w:szCs w:val="16"/>
            <w:bdr w:val="none" w:sz="0" w:space="0" w:color="auto" w:frame="1"/>
          </w:rPr>
          <w:t>clustering</w:t>
        </w:r>
      </w:hyperlink>
      <w:r>
        <w:t>,</w:t>
      </w:r>
      <w:r>
        <w:rPr>
          <w:rStyle w:val="apple-converted-space"/>
        </w:rPr>
        <w:t> </w:t>
      </w:r>
      <w:hyperlink r:id="rId145" w:history="1">
        <w:r>
          <w:rPr>
            <w:rStyle w:val="a5"/>
            <w:color w:val="757575"/>
            <w:sz w:val="16"/>
            <w:szCs w:val="16"/>
            <w:bdr w:val="none" w:sz="0" w:space="0" w:color="auto" w:frame="1"/>
          </w:rPr>
          <w:t>HAProxy</w:t>
        </w:r>
      </w:hyperlink>
      <w:r>
        <w:t>,</w:t>
      </w:r>
      <w:r>
        <w:rPr>
          <w:rStyle w:val="apple-converted-space"/>
        </w:rPr>
        <w:t> </w:t>
      </w:r>
      <w:hyperlink r:id="rId146" w:history="1">
        <w:r>
          <w:rPr>
            <w:rStyle w:val="a5"/>
            <w:color w:val="757575"/>
            <w:sz w:val="16"/>
            <w:szCs w:val="16"/>
            <w:bdr w:val="none" w:sz="0" w:space="0" w:color="auto" w:frame="1"/>
          </w:rPr>
          <w:t>High-Availability</w:t>
        </w:r>
      </w:hyperlink>
      <w:r>
        <w:t>,</w:t>
      </w:r>
      <w:r>
        <w:rPr>
          <w:rStyle w:val="apple-converted-space"/>
        </w:rPr>
        <w:t> </w:t>
      </w:r>
      <w:hyperlink r:id="rId147" w:history="1">
        <w:r>
          <w:rPr>
            <w:rStyle w:val="a5"/>
            <w:color w:val="757575"/>
            <w:sz w:val="16"/>
            <w:szCs w:val="16"/>
            <w:bdr w:val="none" w:sz="0" w:space="0" w:color="auto" w:frame="1"/>
          </w:rPr>
          <w:t>keepalived</w:t>
        </w:r>
      </w:hyperlink>
      <w:r>
        <w:t>,</w:t>
      </w:r>
      <w:r>
        <w:rPr>
          <w:rStyle w:val="apple-converted-space"/>
        </w:rPr>
        <w:t> </w:t>
      </w:r>
      <w:hyperlink r:id="rId148" w:history="1">
        <w:r>
          <w:rPr>
            <w:rStyle w:val="a5"/>
            <w:color w:val="757575"/>
            <w:sz w:val="16"/>
            <w:szCs w:val="16"/>
            <w:bdr w:val="none" w:sz="0" w:space="0" w:color="auto" w:frame="1"/>
          </w:rPr>
          <w:t>Load balancing</w:t>
        </w:r>
      </w:hyperlink>
      <w:r>
        <w:t>,</w:t>
      </w:r>
      <w:r>
        <w:rPr>
          <w:rStyle w:val="apple-converted-space"/>
        </w:rPr>
        <w:t> </w:t>
      </w:r>
      <w:hyperlink r:id="rId149" w:history="1">
        <w:r>
          <w:rPr>
            <w:rStyle w:val="a5"/>
            <w:color w:val="757575"/>
            <w:sz w:val="16"/>
            <w:szCs w:val="16"/>
            <w:bdr w:val="none" w:sz="0" w:space="0" w:color="auto" w:frame="1"/>
          </w:rPr>
          <w:t>stunnel</w:t>
        </w:r>
      </w:hyperlink>
      <w:r>
        <w:t>,</w:t>
      </w:r>
      <w:r>
        <w:rPr>
          <w:rStyle w:val="apple-converted-space"/>
        </w:rPr>
        <w:t> </w:t>
      </w:r>
      <w:hyperlink r:id="rId150" w:history="1">
        <w:r>
          <w:rPr>
            <w:rStyle w:val="a5"/>
            <w:color w:val="757575"/>
            <w:sz w:val="16"/>
            <w:szCs w:val="16"/>
            <w:bdr w:val="none" w:sz="0" w:space="0" w:color="auto" w:frame="1"/>
          </w:rPr>
          <w:t>Tomcat</w:t>
        </w:r>
      </w:hyperlink>
      <w:r>
        <w:rPr>
          <w:rStyle w:val="apple-converted-space"/>
        </w:rPr>
        <w:t> </w:t>
      </w:r>
      <w:r>
        <w:t>on</w:t>
      </w:r>
      <w:r>
        <w:rPr>
          <w:rStyle w:val="apple-converted-space"/>
        </w:rPr>
        <w:t> </w:t>
      </w:r>
      <w:hyperlink r:id="rId151" w:tooltip="1:29 pm" w:history="1">
        <w:r>
          <w:rPr>
            <w:rStyle w:val="a5"/>
            <w:color w:val="757575"/>
            <w:sz w:val="16"/>
            <w:szCs w:val="16"/>
            <w:bdr w:val="none" w:sz="0" w:space="0" w:color="auto" w:frame="1"/>
          </w:rPr>
          <w:t>February 15, 2013</w:t>
        </w:r>
      </w:hyperlink>
      <w:r>
        <w:t>.</w:t>
      </w:r>
    </w:p>
    <w:sectPr w:rsidR="00C70DFD" w:rsidRPr="00C70DFD" w:rsidSect="00FB14A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5BDF" w:rsidRDefault="004D5BDF" w:rsidP="00695F72">
      <w:r>
        <w:separator/>
      </w:r>
    </w:p>
  </w:endnote>
  <w:endnote w:type="continuationSeparator" w:id="1">
    <w:p w:rsidR="004D5BDF" w:rsidRDefault="004D5BDF" w:rsidP="00695F7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5BDF" w:rsidRDefault="004D5BDF" w:rsidP="00695F72">
      <w:r>
        <w:separator/>
      </w:r>
    </w:p>
  </w:footnote>
  <w:footnote w:type="continuationSeparator" w:id="1">
    <w:p w:rsidR="004D5BDF" w:rsidRDefault="004D5BDF" w:rsidP="00695F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253E4"/>
    <w:multiLevelType w:val="multilevel"/>
    <w:tmpl w:val="33767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905A05"/>
    <w:multiLevelType w:val="multilevel"/>
    <w:tmpl w:val="6206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B6446"/>
    <w:multiLevelType w:val="multilevel"/>
    <w:tmpl w:val="3AE00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B736F5"/>
    <w:multiLevelType w:val="multilevel"/>
    <w:tmpl w:val="39A4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E213C0"/>
    <w:multiLevelType w:val="multilevel"/>
    <w:tmpl w:val="B796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697059"/>
    <w:multiLevelType w:val="multilevel"/>
    <w:tmpl w:val="C3762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F74E86"/>
    <w:multiLevelType w:val="multilevel"/>
    <w:tmpl w:val="71EE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F53E00"/>
    <w:multiLevelType w:val="multilevel"/>
    <w:tmpl w:val="70E8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440F64"/>
    <w:multiLevelType w:val="multilevel"/>
    <w:tmpl w:val="4DC8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E02132"/>
    <w:multiLevelType w:val="multilevel"/>
    <w:tmpl w:val="7848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800F8E"/>
    <w:multiLevelType w:val="multilevel"/>
    <w:tmpl w:val="E42AB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C8293F"/>
    <w:multiLevelType w:val="multilevel"/>
    <w:tmpl w:val="3DC2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C8E50B8"/>
    <w:multiLevelType w:val="multilevel"/>
    <w:tmpl w:val="CBA64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EEB7ED5"/>
    <w:multiLevelType w:val="multilevel"/>
    <w:tmpl w:val="E93C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FB40EFC"/>
    <w:multiLevelType w:val="multilevel"/>
    <w:tmpl w:val="0AC0C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BD4C32"/>
    <w:multiLevelType w:val="multilevel"/>
    <w:tmpl w:val="A0AA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470045"/>
    <w:multiLevelType w:val="multilevel"/>
    <w:tmpl w:val="11EAB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3E7458"/>
    <w:multiLevelType w:val="multilevel"/>
    <w:tmpl w:val="472A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9B58BC"/>
    <w:multiLevelType w:val="multilevel"/>
    <w:tmpl w:val="CDA86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4504A3"/>
    <w:multiLevelType w:val="multilevel"/>
    <w:tmpl w:val="36F0D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FEF3FE2"/>
    <w:multiLevelType w:val="multilevel"/>
    <w:tmpl w:val="18D05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8D5C69"/>
    <w:multiLevelType w:val="multilevel"/>
    <w:tmpl w:val="EE90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F06A53"/>
    <w:multiLevelType w:val="multilevel"/>
    <w:tmpl w:val="7C0E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41B2940"/>
    <w:multiLevelType w:val="multilevel"/>
    <w:tmpl w:val="F31A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D90A4F"/>
    <w:multiLevelType w:val="multilevel"/>
    <w:tmpl w:val="591A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1252F4"/>
    <w:multiLevelType w:val="multilevel"/>
    <w:tmpl w:val="28BAC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7A1EA7"/>
    <w:multiLevelType w:val="multilevel"/>
    <w:tmpl w:val="3590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0B47189"/>
    <w:multiLevelType w:val="multilevel"/>
    <w:tmpl w:val="EEBC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6000DD"/>
    <w:multiLevelType w:val="multilevel"/>
    <w:tmpl w:val="9794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892E18"/>
    <w:multiLevelType w:val="multilevel"/>
    <w:tmpl w:val="0BAC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FA20CA"/>
    <w:multiLevelType w:val="multilevel"/>
    <w:tmpl w:val="23E8E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7B05D05"/>
    <w:multiLevelType w:val="multilevel"/>
    <w:tmpl w:val="B328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836FD3"/>
    <w:multiLevelType w:val="multilevel"/>
    <w:tmpl w:val="6E4E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6"/>
  </w:num>
  <w:num w:numId="3">
    <w:abstractNumId w:val="18"/>
  </w:num>
  <w:num w:numId="4">
    <w:abstractNumId w:val="24"/>
  </w:num>
  <w:num w:numId="5">
    <w:abstractNumId w:val="11"/>
  </w:num>
  <w:num w:numId="6">
    <w:abstractNumId w:val="2"/>
  </w:num>
  <w:num w:numId="7">
    <w:abstractNumId w:val="13"/>
  </w:num>
  <w:num w:numId="8">
    <w:abstractNumId w:val="8"/>
  </w:num>
  <w:num w:numId="9">
    <w:abstractNumId w:val="5"/>
  </w:num>
  <w:num w:numId="10">
    <w:abstractNumId w:val="25"/>
  </w:num>
  <w:num w:numId="11">
    <w:abstractNumId w:val="30"/>
  </w:num>
  <w:num w:numId="12">
    <w:abstractNumId w:val="10"/>
  </w:num>
  <w:num w:numId="13">
    <w:abstractNumId w:val="32"/>
  </w:num>
  <w:num w:numId="14">
    <w:abstractNumId w:val="26"/>
  </w:num>
  <w:num w:numId="15">
    <w:abstractNumId w:val="19"/>
  </w:num>
  <w:num w:numId="16">
    <w:abstractNumId w:val="1"/>
  </w:num>
  <w:num w:numId="17">
    <w:abstractNumId w:val="22"/>
  </w:num>
  <w:num w:numId="18">
    <w:abstractNumId w:val="15"/>
  </w:num>
  <w:num w:numId="19">
    <w:abstractNumId w:val="14"/>
  </w:num>
  <w:num w:numId="20">
    <w:abstractNumId w:val="9"/>
  </w:num>
  <w:num w:numId="21">
    <w:abstractNumId w:val="20"/>
  </w:num>
  <w:num w:numId="22">
    <w:abstractNumId w:val="21"/>
  </w:num>
  <w:num w:numId="23">
    <w:abstractNumId w:val="0"/>
  </w:num>
  <w:num w:numId="24">
    <w:abstractNumId w:val="3"/>
  </w:num>
  <w:num w:numId="25">
    <w:abstractNumId w:val="4"/>
  </w:num>
  <w:num w:numId="26">
    <w:abstractNumId w:val="6"/>
  </w:num>
  <w:num w:numId="27">
    <w:abstractNumId w:val="7"/>
  </w:num>
  <w:num w:numId="28">
    <w:abstractNumId w:val="31"/>
  </w:num>
  <w:num w:numId="29">
    <w:abstractNumId w:val="28"/>
  </w:num>
  <w:num w:numId="30">
    <w:abstractNumId w:val="29"/>
  </w:num>
  <w:num w:numId="31">
    <w:abstractNumId w:val="17"/>
  </w:num>
  <w:num w:numId="32">
    <w:abstractNumId w:val="27"/>
  </w:num>
  <w:num w:numId="3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3"/>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95F72"/>
    <w:rsid w:val="000A588B"/>
    <w:rsid w:val="000F6CB2"/>
    <w:rsid w:val="004D5BDF"/>
    <w:rsid w:val="00695F72"/>
    <w:rsid w:val="00823DAD"/>
    <w:rsid w:val="00854611"/>
    <w:rsid w:val="009C6023"/>
    <w:rsid w:val="00B23D91"/>
    <w:rsid w:val="00C70DFD"/>
    <w:rsid w:val="00C8059A"/>
    <w:rsid w:val="00FA7733"/>
    <w:rsid w:val="00FB14A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14A5"/>
    <w:pPr>
      <w:widowControl w:val="0"/>
      <w:jc w:val="both"/>
    </w:pPr>
  </w:style>
  <w:style w:type="paragraph" w:styleId="1">
    <w:name w:val="heading 1"/>
    <w:basedOn w:val="a"/>
    <w:link w:val="1Char"/>
    <w:uiPriority w:val="9"/>
    <w:qFormat/>
    <w:rsid w:val="00695F7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95F7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95F7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695F7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95F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95F72"/>
    <w:rPr>
      <w:sz w:val="18"/>
      <w:szCs w:val="18"/>
    </w:rPr>
  </w:style>
  <w:style w:type="paragraph" w:styleId="a4">
    <w:name w:val="footer"/>
    <w:basedOn w:val="a"/>
    <w:link w:val="Char0"/>
    <w:uiPriority w:val="99"/>
    <w:semiHidden/>
    <w:unhideWhenUsed/>
    <w:rsid w:val="00695F7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95F72"/>
    <w:rPr>
      <w:sz w:val="18"/>
      <w:szCs w:val="18"/>
    </w:rPr>
  </w:style>
  <w:style w:type="character" w:customStyle="1" w:styleId="1Char">
    <w:name w:val="标题 1 Char"/>
    <w:basedOn w:val="a0"/>
    <w:link w:val="1"/>
    <w:uiPriority w:val="9"/>
    <w:rsid w:val="00695F72"/>
    <w:rPr>
      <w:rFonts w:ascii="宋体" w:eastAsia="宋体" w:hAnsi="宋体" w:cs="宋体"/>
      <w:b/>
      <w:bCs/>
      <w:kern w:val="36"/>
      <w:sz w:val="48"/>
      <w:szCs w:val="48"/>
    </w:rPr>
  </w:style>
  <w:style w:type="character" w:customStyle="1" w:styleId="2Char">
    <w:name w:val="标题 2 Char"/>
    <w:basedOn w:val="a0"/>
    <w:link w:val="2"/>
    <w:uiPriority w:val="9"/>
    <w:rsid w:val="00695F72"/>
    <w:rPr>
      <w:rFonts w:ascii="宋体" w:eastAsia="宋体" w:hAnsi="宋体" w:cs="宋体"/>
      <w:b/>
      <w:bCs/>
      <w:kern w:val="0"/>
      <w:sz w:val="36"/>
      <w:szCs w:val="36"/>
    </w:rPr>
  </w:style>
  <w:style w:type="character" w:customStyle="1" w:styleId="3Char">
    <w:name w:val="标题 3 Char"/>
    <w:basedOn w:val="a0"/>
    <w:link w:val="3"/>
    <w:uiPriority w:val="9"/>
    <w:rsid w:val="00695F72"/>
    <w:rPr>
      <w:rFonts w:ascii="宋体" w:eastAsia="宋体" w:hAnsi="宋体" w:cs="宋体"/>
      <w:b/>
      <w:bCs/>
      <w:kern w:val="0"/>
      <w:sz w:val="27"/>
      <w:szCs w:val="27"/>
    </w:rPr>
  </w:style>
  <w:style w:type="character" w:customStyle="1" w:styleId="authorgeneral">
    <w:name w:val="author_general"/>
    <w:basedOn w:val="a0"/>
    <w:rsid w:val="00695F72"/>
  </w:style>
  <w:style w:type="character" w:customStyle="1" w:styleId="item-like">
    <w:name w:val="item-like"/>
    <w:basedOn w:val="a0"/>
    <w:rsid w:val="00695F72"/>
  </w:style>
  <w:style w:type="character" w:styleId="a5">
    <w:name w:val="Hyperlink"/>
    <w:basedOn w:val="a0"/>
    <w:uiPriority w:val="99"/>
    <w:semiHidden/>
    <w:unhideWhenUsed/>
    <w:rsid w:val="00695F72"/>
    <w:rPr>
      <w:color w:val="0000FF"/>
      <w:u w:val="single"/>
    </w:rPr>
  </w:style>
  <w:style w:type="character" w:customStyle="1" w:styleId="apple-converted-space">
    <w:name w:val="apple-converted-space"/>
    <w:basedOn w:val="a0"/>
    <w:rsid w:val="00695F72"/>
  </w:style>
  <w:style w:type="character" w:styleId="a6">
    <w:name w:val="Emphasis"/>
    <w:basedOn w:val="a0"/>
    <w:uiPriority w:val="20"/>
    <w:qFormat/>
    <w:rsid w:val="00695F72"/>
    <w:rPr>
      <w:i/>
      <w:iCs/>
    </w:rPr>
  </w:style>
  <w:style w:type="character" w:customStyle="1" w:styleId="authors-list">
    <w:name w:val="authors-list"/>
    <w:basedOn w:val="a0"/>
    <w:rsid w:val="00695F72"/>
  </w:style>
  <w:style w:type="character" w:customStyle="1" w:styleId="qconnotice">
    <w:name w:val="qcon_notice"/>
    <w:basedOn w:val="a0"/>
    <w:rsid w:val="00695F72"/>
  </w:style>
  <w:style w:type="character" w:customStyle="1" w:styleId="nr">
    <w:name w:val="nr"/>
    <w:basedOn w:val="a0"/>
    <w:rsid w:val="00695F72"/>
  </w:style>
  <w:style w:type="paragraph" w:styleId="a7">
    <w:name w:val="Normal (Web)"/>
    <w:basedOn w:val="a"/>
    <w:uiPriority w:val="99"/>
    <w:semiHidden/>
    <w:unhideWhenUsed/>
    <w:rsid w:val="00695F72"/>
    <w:pPr>
      <w:widowControl/>
      <w:spacing w:before="100" w:beforeAutospacing="1" w:after="100" w:afterAutospacing="1"/>
      <w:jc w:val="left"/>
    </w:pPr>
    <w:rPr>
      <w:rFonts w:ascii="宋体" w:eastAsia="宋体" w:hAnsi="宋体" w:cs="宋体"/>
      <w:kern w:val="0"/>
      <w:sz w:val="24"/>
      <w:szCs w:val="24"/>
    </w:rPr>
  </w:style>
  <w:style w:type="paragraph" w:customStyle="1" w:styleId="title">
    <w:name w:val="title"/>
    <w:basedOn w:val="a"/>
    <w:rsid w:val="00695F7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695F72"/>
    <w:rPr>
      <w:b/>
      <w:bCs/>
    </w:rPr>
  </w:style>
  <w:style w:type="paragraph" w:styleId="a9">
    <w:name w:val="Balloon Text"/>
    <w:basedOn w:val="a"/>
    <w:link w:val="Char1"/>
    <w:uiPriority w:val="99"/>
    <w:semiHidden/>
    <w:unhideWhenUsed/>
    <w:rsid w:val="00695F72"/>
    <w:rPr>
      <w:sz w:val="18"/>
      <w:szCs w:val="18"/>
    </w:rPr>
  </w:style>
  <w:style w:type="character" w:customStyle="1" w:styleId="Char1">
    <w:name w:val="批注框文本 Char"/>
    <w:basedOn w:val="a0"/>
    <w:link w:val="a9"/>
    <w:uiPriority w:val="99"/>
    <w:semiHidden/>
    <w:rsid w:val="00695F72"/>
    <w:rPr>
      <w:sz w:val="18"/>
      <w:szCs w:val="18"/>
    </w:rPr>
  </w:style>
  <w:style w:type="character" w:customStyle="1" w:styleId="4Char">
    <w:name w:val="标题 4 Char"/>
    <w:basedOn w:val="a0"/>
    <w:link w:val="4"/>
    <w:uiPriority w:val="9"/>
    <w:semiHidden/>
    <w:rsid w:val="00695F72"/>
    <w:rPr>
      <w:rFonts w:asciiTheme="majorHAnsi" w:eastAsiaTheme="majorEastAsia" w:hAnsiTheme="majorHAnsi" w:cstheme="majorBidi"/>
      <w:b/>
      <w:bCs/>
      <w:sz w:val="28"/>
      <w:szCs w:val="28"/>
    </w:rPr>
  </w:style>
  <w:style w:type="character" w:customStyle="1" w:styleId="mr10">
    <w:name w:val="mr10"/>
    <w:basedOn w:val="a0"/>
    <w:rsid w:val="00695F72"/>
  </w:style>
  <w:style w:type="paragraph" w:customStyle="1" w:styleId="author">
    <w:name w:val="author"/>
    <w:basedOn w:val="a"/>
    <w:rsid w:val="00695F72"/>
    <w:pPr>
      <w:widowControl/>
      <w:spacing w:before="100" w:beforeAutospacing="1" w:after="100" w:afterAutospacing="1"/>
      <w:jc w:val="left"/>
    </w:pPr>
    <w:rPr>
      <w:rFonts w:ascii="宋体" w:eastAsia="宋体" w:hAnsi="宋体" w:cs="宋体"/>
      <w:kern w:val="0"/>
      <w:sz w:val="24"/>
      <w:szCs w:val="24"/>
    </w:rPr>
  </w:style>
  <w:style w:type="character" w:customStyle="1" w:styleId="ago">
    <w:name w:val="ago"/>
    <w:basedOn w:val="a0"/>
    <w:rsid w:val="00695F72"/>
  </w:style>
  <w:style w:type="character" w:customStyle="1" w:styleId="viewtime">
    <w:name w:val="view_time"/>
    <w:basedOn w:val="a0"/>
    <w:rsid w:val="00695F72"/>
  </w:style>
  <w:style w:type="character" w:customStyle="1" w:styleId="numrecom">
    <w:name w:val="num_recom"/>
    <w:basedOn w:val="a0"/>
    <w:rsid w:val="00695F72"/>
  </w:style>
  <w:style w:type="character" w:customStyle="1" w:styleId="cmtcount">
    <w:name w:val="cmtcount"/>
    <w:basedOn w:val="a0"/>
    <w:rsid w:val="00695F72"/>
  </w:style>
  <w:style w:type="character" w:styleId="HTML">
    <w:name w:val="HTML Code"/>
    <w:basedOn w:val="a0"/>
    <w:uiPriority w:val="99"/>
    <w:semiHidden/>
    <w:unhideWhenUsed/>
    <w:rsid w:val="00C70DFD"/>
    <w:rPr>
      <w:rFonts w:ascii="宋体" w:eastAsia="宋体" w:hAnsi="宋体" w:cs="宋体"/>
      <w:sz w:val="24"/>
      <w:szCs w:val="24"/>
    </w:rPr>
  </w:style>
  <w:style w:type="character" w:customStyle="1" w:styleId="crayon-cn">
    <w:name w:val="crayon-cn"/>
    <w:basedOn w:val="a0"/>
    <w:rsid w:val="00C70DFD"/>
  </w:style>
  <w:style w:type="character" w:customStyle="1" w:styleId="crayon-h">
    <w:name w:val="crayon-h"/>
    <w:basedOn w:val="a0"/>
    <w:rsid w:val="00C70DFD"/>
  </w:style>
  <w:style w:type="character" w:customStyle="1" w:styleId="crayon-e">
    <w:name w:val="crayon-e"/>
    <w:basedOn w:val="a0"/>
    <w:rsid w:val="00C70DFD"/>
  </w:style>
  <w:style w:type="character" w:customStyle="1" w:styleId="crayon-v">
    <w:name w:val="crayon-v"/>
    <w:basedOn w:val="a0"/>
    <w:rsid w:val="00C70DFD"/>
  </w:style>
  <w:style w:type="character" w:customStyle="1" w:styleId="crayon-sy">
    <w:name w:val="crayon-sy"/>
    <w:basedOn w:val="a0"/>
    <w:rsid w:val="00C70DFD"/>
  </w:style>
  <w:style w:type="character" w:customStyle="1" w:styleId="crayon-i">
    <w:name w:val="crayon-i"/>
    <w:basedOn w:val="a0"/>
    <w:rsid w:val="00C70DFD"/>
  </w:style>
  <w:style w:type="character" w:customStyle="1" w:styleId="crayon-o">
    <w:name w:val="crayon-o"/>
    <w:basedOn w:val="a0"/>
    <w:rsid w:val="00C70DFD"/>
  </w:style>
  <w:style w:type="character" w:styleId="aa">
    <w:name w:val="FollowedHyperlink"/>
    <w:basedOn w:val="a0"/>
    <w:uiPriority w:val="99"/>
    <w:semiHidden/>
    <w:unhideWhenUsed/>
    <w:rsid w:val="00C70DFD"/>
    <w:rPr>
      <w:color w:val="800080"/>
      <w:u w:val="single"/>
    </w:rPr>
  </w:style>
  <w:style w:type="character" w:customStyle="1" w:styleId="crayon-p">
    <w:name w:val="crayon-p"/>
    <w:basedOn w:val="a0"/>
    <w:rsid w:val="00C70DFD"/>
  </w:style>
  <w:style w:type="character" w:customStyle="1" w:styleId="crayon-m">
    <w:name w:val="crayon-m"/>
    <w:basedOn w:val="a0"/>
    <w:rsid w:val="00C70DFD"/>
  </w:style>
  <w:style w:type="character" w:customStyle="1" w:styleId="crayon-st">
    <w:name w:val="crayon-st"/>
    <w:basedOn w:val="a0"/>
    <w:rsid w:val="00C70DFD"/>
  </w:style>
  <w:style w:type="character" w:customStyle="1" w:styleId="crayon-s">
    <w:name w:val="crayon-s"/>
    <w:basedOn w:val="a0"/>
    <w:rsid w:val="00C70DFD"/>
  </w:style>
  <w:style w:type="character" w:customStyle="1" w:styleId="crayon-c">
    <w:name w:val="crayon-c"/>
    <w:basedOn w:val="a0"/>
    <w:rsid w:val="00C70DFD"/>
  </w:style>
  <w:style w:type="character" w:customStyle="1" w:styleId="crayon-t">
    <w:name w:val="crayon-t"/>
    <w:basedOn w:val="a0"/>
    <w:rsid w:val="00C70DFD"/>
  </w:style>
</w:styles>
</file>

<file path=word/webSettings.xml><?xml version="1.0" encoding="utf-8"?>
<w:webSettings xmlns:r="http://schemas.openxmlformats.org/officeDocument/2006/relationships" xmlns:w="http://schemas.openxmlformats.org/wordprocessingml/2006/main">
  <w:divs>
    <w:div w:id="316884621">
      <w:bodyDiv w:val="1"/>
      <w:marLeft w:val="0"/>
      <w:marRight w:val="0"/>
      <w:marTop w:val="0"/>
      <w:marBottom w:val="0"/>
      <w:divBdr>
        <w:top w:val="none" w:sz="0" w:space="0" w:color="auto"/>
        <w:left w:val="none" w:sz="0" w:space="0" w:color="auto"/>
        <w:bottom w:val="none" w:sz="0" w:space="0" w:color="auto"/>
        <w:right w:val="none" w:sz="0" w:space="0" w:color="auto"/>
      </w:divBdr>
      <w:divsChild>
        <w:div w:id="1291593147">
          <w:marLeft w:val="0"/>
          <w:marRight w:val="0"/>
          <w:marTop w:val="376"/>
          <w:marBottom w:val="0"/>
          <w:divBdr>
            <w:top w:val="none" w:sz="0" w:space="0" w:color="auto"/>
            <w:left w:val="none" w:sz="0" w:space="0" w:color="auto"/>
            <w:bottom w:val="none" w:sz="0" w:space="0" w:color="auto"/>
            <w:right w:val="none" w:sz="0" w:space="0" w:color="auto"/>
          </w:divBdr>
          <w:divsChild>
            <w:div w:id="265967413">
              <w:marLeft w:val="0"/>
              <w:marRight w:val="0"/>
              <w:marTop w:val="0"/>
              <w:marBottom w:val="0"/>
              <w:divBdr>
                <w:top w:val="none" w:sz="0" w:space="0" w:color="auto"/>
                <w:left w:val="none" w:sz="0" w:space="0" w:color="auto"/>
                <w:bottom w:val="none" w:sz="0" w:space="0" w:color="auto"/>
                <w:right w:val="none" w:sz="0" w:space="0" w:color="auto"/>
              </w:divBdr>
            </w:div>
            <w:div w:id="586306266">
              <w:marLeft w:val="0"/>
              <w:marRight w:val="0"/>
              <w:marTop w:val="0"/>
              <w:marBottom w:val="0"/>
              <w:divBdr>
                <w:top w:val="none" w:sz="0" w:space="0" w:color="auto"/>
                <w:left w:val="none" w:sz="0" w:space="0" w:color="auto"/>
                <w:bottom w:val="none" w:sz="0" w:space="0" w:color="auto"/>
                <w:right w:val="none" w:sz="0" w:space="0" w:color="auto"/>
              </w:divBdr>
            </w:div>
            <w:div w:id="6161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3309">
      <w:bodyDiv w:val="1"/>
      <w:marLeft w:val="0"/>
      <w:marRight w:val="0"/>
      <w:marTop w:val="0"/>
      <w:marBottom w:val="0"/>
      <w:divBdr>
        <w:top w:val="none" w:sz="0" w:space="0" w:color="auto"/>
        <w:left w:val="none" w:sz="0" w:space="0" w:color="auto"/>
        <w:bottom w:val="none" w:sz="0" w:space="0" w:color="auto"/>
        <w:right w:val="none" w:sz="0" w:space="0" w:color="auto"/>
      </w:divBdr>
      <w:divsChild>
        <w:div w:id="457260444">
          <w:marLeft w:val="0"/>
          <w:marRight w:val="0"/>
          <w:marTop w:val="0"/>
          <w:marBottom w:val="0"/>
          <w:divBdr>
            <w:top w:val="none" w:sz="0" w:space="0" w:color="auto"/>
            <w:left w:val="none" w:sz="0" w:space="0" w:color="auto"/>
            <w:bottom w:val="none" w:sz="0" w:space="0" w:color="auto"/>
            <w:right w:val="none" w:sz="0" w:space="0" w:color="auto"/>
          </w:divBdr>
        </w:div>
        <w:div w:id="2080859013">
          <w:marLeft w:val="0"/>
          <w:marRight w:val="0"/>
          <w:marTop w:val="125"/>
          <w:marBottom w:val="125"/>
          <w:divBdr>
            <w:top w:val="none" w:sz="0" w:space="0" w:color="auto"/>
            <w:left w:val="none" w:sz="0" w:space="0" w:color="auto"/>
            <w:bottom w:val="none" w:sz="0" w:space="0" w:color="auto"/>
            <w:right w:val="none" w:sz="0" w:space="0" w:color="auto"/>
          </w:divBdr>
          <w:divsChild>
            <w:div w:id="494344162">
              <w:blockQuote w:val="1"/>
              <w:marLeft w:val="0"/>
              <w:marRight w:val="0"/>
              <w:marTop w:val="0"/>
              <w:marBottom w:val="125"/>
              <w:divBdr>
                <w:top w:val="single" w:sz="4" w:space="6" w:color="E8E8E8"/>
                <w:left w:val="single" w:sz="4" w:space="28" w:color="E8E8E8"/>
                <w:bottom w:val="single" w:sz="4" w:space="6" w:color="E8E8E8"/>
                <w:right w:val="single" w:sz="4" w:space="6" w:color="E8E8E8"/>
              </w:divBdr>
            </w:div>
          </w:divsChild>
        </w:div>
      </w:divsChild>
    </w:div>
    <w:div w:id="542911458">
      <w:bodyDiv w:val="1"/>
      <w:marLeft w:val="0"/>
      <w:marRight w:val="0"/>
      <w:marTop w:val="0"/>
      <w:marBottom w:val="0"/>
      <w:divBdr>
        <w:top w:val="none" w:sz="0" w:space="0" w:color="auto"/>
        <w:left w:val="none" w:sz="0" w:space="0" w:color="auto"/>
        <w:bottom w:val="none" w:sz="0" w:space="0" w:color="auto"/>
        <w:right w:val="none" w:sz="0" w:space="0" w:color="auto"/>
      </w:divBdr>
      <w:divsChild>
        <w:div w:id="1878273628">
          <w:marLeft w:val="0"/>
          <w:marRight w:val="0"/>
          <w:marTop w:val="0"/>
          <w:marBottom w:val="0"/>
          <w:divBdr>
            <w:top w:val="none" w:sz="0" w:space="0" w:color="auto"/>
            <w:left w:val="none" w:sz="0" w:space="0" w:color="auto"/>
            <w:bottom w:val="none" w:sz="0" w:space="0" w:color="auto"/>
            <w:right w:val="none" w:sz="0" w:space="0" w:color="auto"/>
          </w:divBdr>
          <w:divsChild>
            <w:div w:id="1694646247">
              <w:marLeft w:val="0"/>
              <w:marRight w:val="0"/>
              <w:marTop w:val="150"/>
              <w:marBottom w:val="150"/>
              <w:divBdr>
                <w:top w:val="none" w:sz="0" w:space="0" w:color="auto"/>
                <w:left w:val="none" w:sz="0" w:space="0" w:color="auto"/>
                <w:bottom w:val="none" w:sz="0" w:space="0" w:color="auto"/>
                <w:right w:val="none" w:sz="0" w:space="0" w:color="auto"/>
              </w:divBdr>
            </w:div>
            <w:div w:id="452333415">
              <w:marLeft w:val="0"/>
              <w:marRight w:val="0"/>
              <w:marTop w:val="150"/>
              <w:marBottom w:val="150"/>
              <w:divBdr>
                <w:top w:val="none" w:sz="0" w:space="0" w:color="auto"/>
                <w:left w:val="none" w:sz="0" w:space="0" w:color="auto"/>
                <w:bottom w:val="none" w:sz="0" w:space="0" w:color="auto"/>
                <w:right w:val="none" w:sz="0" w:space="0" w:color="auto"/>
              </w:divBdr>
            </w:div>
            <w:div w:id="1626034447">
              <w:marLeft w:val="0"/>
              <w:marRight w:val="0"/>
              <w:marTop w:val="150"/>
              <w:marBottom w:val="150"/>
              <w:divBdr>
                <w:top w:val="none" w:sz="0" w:space="0" w:color="auto"/>
                <w:left w:val="none" w:sz="0" w:space="0" w:color="auto"/>
                <w:bottom w:val="none" w:sz="0" w:space="0" w:color="auto"/>
                <w:right w:val="none" w:sz="0" w:space="0" w:color="auto"/>
              </w:divBdr>
            </w:div>
            <w:div w:id="1382443076">
              <w:marLeft w:val="0"/>
              <w:marRight w:val="0"/>
              <w:marTop w:val="150"/>
              <w:marBottom w:val="150"/>
              <w:divBdr>
                <w:top w:val="none" w:sz="0" w:space="0" w:color="auto"/>
                <w:left w:val="none" w:sz="0" w:space="0" w:color="auto"/>
                <w:bottom w:val="none" w:sz="0" w:space="0" w:color="auto"/>
                <w:right w:val="none" w:sz="0" w:space="0" w:color="auto"/>
              </w:divBdr>
            </w:div>
            <w:div w:id="311639446">
              <w:marLeft w:val="0"/>
              <w:marRight w:val="0"/>
              <w:marTop w:val="150"/>
              <w:marBottom w:val="150"/>
              <w:divBdr>
                <w:top w:val="none" w:sz="0" w:space="0" w:color="auto"/>
                <w:left w:val="none" w:sz="0" w:space="0" w:color="auto"/>
                <w:bottom w:val="none" w:sz="0" w:space="0" w:color="auto"/>
                <w:right w:val="none" w:sz="0" w:space="0" w:color="auto"/>
              </w:divBdr>
            </w:div>
            <w:div w:id="1269771713">
              <w:marLeft w:val="0"/>
              <w:marRight w:val="0"/>
              <w:marTop w:val="150"/>
              <w:marBottom w:val="150"/>
              <w:divBdr>
                <w:top w:val="none" w:sz="0" w:space="0" w:color="auto"/>
                <w:left w:val="none" w:sz="0" w:space="0" w:color="auto"/>
                <w:bottom w:val="none" w:sz="0" w:space="0" w:color="auto"/>
                <w:right w:val="none" w:sz="0" w:space="0" w:color="auto"/>
              </w:divBdr>
            </w:div>
            <w:div w:id="1734935686">
              <w:marLeft w:val="0"/>
              <w:marRight w:val="0"/>
              <w:marTop w:val="150"/>
              <w:marBottom w:val="150"/>
              <w:divBdr>
                <w:top w:val="none" w:sz="0" w:space="0" w:color="auto"/>
                <w:left w:val="none" w:sz="0" w:space="0" w:color="auto"/>
                <w:bottom w:val="none" w:sz="0" w:space="0" w:color="auto"/>
                <w:right w:val="none" w:sz="0" w:space="0" w:color="auto"/>
              </w:divBdr>
            </w:div>
            <w:div w:id="379011266">
              <w:marLeft w:val="0"/>
              <w:marRight w:val="0"/>
              <w:marTop w:val="150"/>
              <w:marBottom w:val="150"/>
              <w:divBdr>
                <w:top w:val="none" w:sz="0" w:space="0" w:color="auto"/>
                <w:left w:val="none" w:sz="0" w:space="0" w:color="auto"/>
                <w:bottom w:val="none" w:sz="0" w:space="0" w:color="auto"/>
                <w:right w:val="none" w:sz="0" w:space="0" w:color="auto"/>
              </w:divBdr>
            </w:div>
            <w:div w:id="1871527747">
              <w:marLeft w:val="0"/>
              <w:marRight w:val="0"/>
              <w:marTop w:val="150"/>
              <w:marBottom w:val="150"/>
              <w:divBdr>
                <w:top w:val="none" w:sz="0" w:space="0" w:color="auto"/>
                <w:left w:val="none" w:sz="0" w:space="0" w:color="auto"/>
                <w:bottom w:val="none" w:sz="0" w:space="0" w:color="auto"/>
                <w:right w:val="none" w:sz="0" w:space="0" w:color="auto"/>
              </w:divBdr>
            </w:div>
            <w:div w:id="2055421687">
              <w:marLeft w:val="0"/>
              <w:marRight w:val="0"/>
              <w:marTop w:val="150"/>
              <w:marBottom w:val="150"/>
              <w:divBdr>
                <w:top w:val="none" w:sz="0" w:space="0" w:color="auto"/>
                <w:left w:val="none" w:sz="0" w:space="0" w:color="auto"/>
                <w:bottom w:val="none" w:sz="0" w:space="0" w:color="auto"/>
                <w:right w:val="none" w:sz="0" w:space="0" w:color="auto"/>
              </w:divBdr>
            </w:div>
            <w:div w:id="552741386">
              <w:marLeft w:val="0"/>
              <w:marRight w:val="0"/>
              <w:marTop w:val="150"/>
              <w:marBottom w:val="150"/>
              <w:divBdr>
                <w:top w:val="none" w:sz="0" w:space="0" w:color="auto"/>
                <w:left w:val="none" w:sz="0" w:space="0" w:color="auto"/>
                <w:bottom w:val="none" w:sz="0" w:space="0" w:color="auto"/>
                <w:right w:val="none" w:sz="0" w:space="0" w:color="auto"/>
              </w:divBdr>
            </w:div>
            <w:div w:id="1620794404">
              <w:marLeft w:val="0"/>
              <w:marRight w:val="0"/>
              <w:marTop w:val="150"/>
              <w:marBottom w:val="150"/>
              <w:divBdr>
                <w:top w:val="none" w:sz="0" w:space="0" w:color="auto"/>
                <w:left w:val="none" w:sz="0" w:space="0" w:color="auto"/>
                <w:bottom w:val="none" w:sz="0" w:space="0" w:color="auto"/>
                <w:right w:val="none" w:sz="0" w:space="0" w:color="auto"/>
              </w:divBdr>
            </w:div>
            <w:div w:id="1954823633">
              <w:marLeft w:val="0"/>
              <w:marRight w:val="0"/>
              <w:marTop w:val="150"/>
              <w:marBottom w:val="150"/>
              <w:divBdr>
                <w:top w:val="none" w:sz="0" w:space="0" w:color="auto"/>
                <w:left w:val="none" w:sz="0" w:space="0" w:color="auto"/>
                <w:bottom w:val="none" w:sz="0" w:space="0" w:color="auto"/>
                <w:right w:val="none" w:sz="0" w:space="0" w:color="auto"/>
              </w:divBdr>
            </w:div>
            <w:div w:id="648553069">
              <w:marLeft w:val="0"/>
              <w:marRight w:val="0"/>
              <w:marTop w:val="150"/>
              <w:marBottom w:val="150"/>
              <w:divBdr>
                <w:top w:val="none" w:sz="0" w:space="0" w:color="auto"/>
                <w:left w:val="none" w:sz="0" w:space="0" w:color="auto"/>
                <w:bottom w:val="none" w:sz="0" w:space="0" w:color="auto"/>
                <w:right w:val="none" w:sz="0" w:space="0" w:color="auto"/>
              </w:divBdr>
            </w:div>
            <w:div w:id="967592593">
              <w:marLeft w:val="0"/>
              <w:marRight w:val="0"/>
              <w:marTop w:val="150"/>
              <w:marBottom w:val="150"/>
              <w:divBdr>
                <w:top w:val="none" w:sz="0" w:space="0" w:color="auto"/>
                <w:left w:val="none" w:sz="0" w:space="0" w:color="auto"/>
                <w:bottom w:val="none" w:sz="0" w:space="0" w:color="auto"/>
                <w:right w:val="none" w:sz="0" w:space="0" w:color="auto"/>
              </w:divBdr>
            </w:div>
            <w:div w:id="740327303">
              <w:marLeft w:val="0"/>
              <w:marRight w:val="0"/>
              <w:marTop w:val="150"/>
              <w:marBottom w:val="150"/>
              <w:divBdr>
                <w:top w:val="none" w:sz="0" w:space="0" w:color="auto"/>
                <w:left w:val="none" w:sz="0" w:space="0" w:color="auto"/>
                <w:bottom w:val="none" w:sz="0" w:space="0" w:color="auto"/>
                <w:right w:val="none" w:sz="0" w:space="0" w:color="auto"/>
              </w:divBdr>
            </w:div>
            <w:div w:id="219361851">
              <w:marLeft w:val="0"/>
              <w:marRight w:val="0"/>
              <w:marTop w:val="150"/>
              <w:marBottom w:val="150"/>
              <w:divBdr>
                <w:top w:val="none" w:sz="0" w:space="0" w:color="auto"/>
                <w:left w:val="none" w:sz="0" w:space="0" w:color="auto"/>
                <w:bottom w:val="none" w:sz="0" w:space="0" w:color="auto"/>
                <w:right w:val="none" w:sz="0" w:space="0" w:color="auto"/>
              </w:divBdr>
            </w:div>
            <w:div w:id="258875955">
              <w:marLeft w:val="0"/>
              <w:marRight w:val="0"/>
              <w:marTop w:val="150"/>
              <w:marBottom w:val="150"/>
              <w:divBdr>
                <w:top w:val="none" w:sz="0" w:space="0" w:color="auto"/>
                <w:left w:val="none" w:sz="0" w:space="0" w:color="auto"/>
                <w:bottom w:val="none" w:sz="0" w:space="0" w:color="auto"/>
                <w:right w:val="none" w:sz="0" w:space="0" w:color="auto"/>
              </w:divBdr>
            </w:div>
            <w:div w:id="220603620">
              <w:marLeft w:val="0"/>
              <w:marRight w:val="0"/>
              <w:marTop w:val="150"/>
              <w:marBottom w:val="150"/>
              <w:divBdr>
                <w:top w:val="none" w:sz="0" w:space="0" w:color="auto"/>
                <w:left w:val="none" w:sz="0" w:space="0" w:color="auto"/>
                <w:bottom w:val="none" w:sz="0" w:space="0" w:color="auto"/>
                <w:right w:val="none" w:sz="0" w:space="0" w:color="auto"/>
              </w:divBdr>
            </w:div>
            <w:div w:id="1481269170">
              <w:marLeft w:val="0"/>
              <w:marRight w:val="0"/>
              <w:marTop w:val="150"/>
              <w:marBottom w:val="150"/>
              <w:divBdr>
                <w:top w:val="none" w:sz="0" w:space="0" w:color="auto"/>
                <w:left w:val="none" w:sz="0" w:space="0" w:color="auto"/>
                <w:bottom w:val="none" w:sz="0" w:space="0" w:color="auto"/>
                <w:right w:val="none" w:sz="0" w:space="0" w:color="auto"/>
              </w:divBdr>
            </w:div>
            <w:div w:id="1285116140">
              <w:marLeft w:val="0"/>
              <w:marRight w:val="0"/>
              <w:marTop w:val="150"/>
              <w:marBottom w:val="150"/>
              <w:divBdr>
                <w:top w:val="none" w:sz="0" w:space="0" w:color="auto"/>
                <w:left w:val="none" w:sz="0" w:space="0" w:color="auto"/>
                <w:bottom w:val="none" w:sz="0" w:space="0" w:color="auto"/>
                <w:right w:val="none" w:sz="0" w:space="0" w:color="auto"/>
              </w:divBdr>
            </w:div>
            <w:div w:id="28653638">
              <w:marLeft w:val="0"/>
              <w:marRight w:val="0"/>
              <w:marTop w:val="150"/>
              <w:marBottom w:val="150"/>
              <w:divBdr>
                <w:top w:val="none" w:sz="0" w:space="0" w:color="auto"/>
                <w:left w:val="none" w:sz="0" w:space="0" w:color="auto"/>
                <w:bottom w:val="none" w:sz="0" w:space="0" w:color="auto"/>
                <w:right w:val="none" w:sz="0" w:space="0" w:color="auto"/>
              </w:divBdr>
            </w:div>
            <w:div w:id="1584990067">
              <w:marLeft w:val="0"/>
              <w:marRight w:val="0"/>
              <w:marTop w:val="150"/>
              <w:marBottom w:val="150"/>
              <w:divBdr>
                <w:top w:val="none" w:sz="0" w:space="0" w:color="auto"/>
                <w:left w:val="none" w:sz="0" w:space="0" w:color="auto"/>
                <w:bottom w:val="none" w:sz="0" w:space="0" w:color="auto"/>
                <w:right w:val="none" w:sz="0" w:space="0" w:color="auto"/>
              </w:divBdr>
            </w:div>
            <w:div w:id="1336611923">
              <w:marLeft w:val="0"/>
              <w:marRight w:val="0"/>
              <w:marTop w:val="150"/>
              <w:marBottom w:val="150"/>
              <w:divBdr>
                <w:top w:val="none" w:sz="0" w:space="0" w:color="auto"/>
                <w:left w:val="none" w:sz="0" w:space="0" w:color="auto"/>
                <w:bottom w:val="none" w:sz="0" w:space="0" w:color="auto"/>
                <w:right w:val="none" w:sz="0" w:space="0" w:color="auto"/>
              </w:divBdr>
            </w:div>
            <w:div w:id="1038312489">
              <w:marLeft w:val="0"/>
              <w:marRight w:val="0"/>
              <w:marTop w:val="150"/>
              <w:marBottom w:val="150"/>
              <w:divBdr>
                <w:top w:val="none" w:sz="0" w:space="0" w:color="auto"/>
                <w:left w:val="none" w:sz="0" w:space="0" w:color="auto"/>
                <w:bottom w:val="none" w:sz="0" w:space="0" w:color="auto"/>
                <w:right w:val="none" w:sz="0" w:space="0" w:color="auto"/>
              </w:divBdr>
            </w:div>
            <w:div w:id="306517697">
              <w:marLeft w:val="0"/>
              <w:marRight w:val="0"/>
              <w:marTop w:val="150"/>
              <w:marBottom w:val="150"/>
              <w:divBdr>
                <w:top w:val="none" w:sz="0" w:space="0" w:color="auto"/>
                <w:left w:val="none" w:sz="0" w:space="0" w:color="auto"/>
                <w:bottom w:val="none" w:sz="0" w:space="0" w:color="auto"/>
                <w:right w:val="none" w:sz="0" w:space="0" w:color="auto"/>
              </w:divBdr>
            </w:div>
            <w:div w:id="671091">
              <w:marLeft w:val="0"/>
              <w:marRight w:val="0"/>
              <w:marTop w:val="150"/>
              <w:marBottom w:val="150"/>
              <w:divBdr>
                <w:top w:val="none" w:sz="0" w:space="0" w:color="auto"/>
                <w:left w:val="none" w:sz="0" w:space="0" w:color="auto"/>
                <w:bottom w:val="none" w:sz="0" w:space="0" w:color="auto"/>
                <w:right w:val="none" w:sz="0" w:space="0" w:color="auto"/>
              </w:divBdr>
            </w:div>
            <w:div w:id="193150881">
              <w:marLeft w:val="0"/>
              <w:marRight w:val="0"/>
              <w:marTop w:val="150"/>
              <w:marBottom w:val="150"/>
              <w:divBdr>
                <w:top w:val="none" w:sz="0" w:space="0" w:color="auto"/>
                <w:left w:val="none" w:sz="0" w:space="0" w:color="auto"/>
                <w:bottom w:val="none" w:sz="0" w:space="0" w:color="auto"/>
                <w:right w:val="none" w:sz="0" w:space="0" w:color="auto"/>
              </w:divBdr>
            </w:div>
            <w:div w:id="212931184">
              <w:marLeft w:val="0"/>
              <w:marRight w:val="0"/>
              <w:marTop w:val="150"/>
              <w:marBottom w:val="150"/>
              <w:divBdr>
                <w:top w:val="none" w:sz="0" w:space="0" w:color="auto"/>
                <w:left w:val="none" w:sz="0" w:space="0" w:color="auto"/>
                <w:bottom w:val="none" w:sz="0" w:space="0" w:color="auto"/>
                <w:right w:val="none" w:sz="0" w:space="0" w:color="auto"/>
              </w:divBdr>
            </w:div>
            <w:div w:id="1349911899">
              <w:marLeft w:val="0"/>
              <w:marRight w:val="0"/>
              <w:marTop w:val="150"/>
              <w:marBottom w:val="150"/>
              <w:divBdr>
                <w:top w:val="none" w:sz="0" w:space="0" w:color="auto"/>
                <w:left w:val="none" w:sz="0" w:space="0" w:color="auto"/>
                <w:bottom w:val="none" w:sz="0" w:space="0" w:color="auto"/>
                <w:right w:val="none" w:sz="0" w:space="0" w:color="auto"/>
              </w:divBdr>
            </w:div>
            <w:div w:id="1914049341">
              <w:marLeft w:val="0"/>
              <w:marRight w:val="0"/>
              <w:marTop w:val="150"/>
              <w:marBottom w:val="150"/>
              <w:divBdr>
                <w:top w:val="none" w:sz="0" w:space="0" w:color="auto"/>
                <w:left w:val="none" w:sz="0" w:space="0" w:color="auto"/>
                <w:bottom w:val="none" w:sz="0" w:space="0" w:color="auto"/>
                <w:right w:val="none" w:sz="0" w:space="0" w:color="auto"/>
              </w:divBdr>
            </w:div>
            <w:div w:id="499394008">
              <w:marLeft w:val="0"/>
              <w:marRight w:val="0"/>
              <w:marTop w:val="150"/>
              <w:marBottom w:val="150"/>
              <w:divBdr>
                <w:top w:val="none" w:sz="0" w:space="0" w:color="auto"/>
                <w:left w:val="none" w:sz="0" w:space="0" w:color="auto"/>
                <w:bottom w:val="none" w:sz="0" w:space="0" w:color="auto"/>
                <w:right w:val="none" w:sz="0" w:space="0" w:color="auto"/>
              </w:divBdr>
            </w:div>
            <w:div w:id="1889031781">
              <w:marLeft w:val="0"/>
              <w:marRight w:val="0"/>
              <w:marTop w:val="150"/>
              <w:marBottom w:val="150"/>
              <w:divBdr>
                <w:top w:val="none" w:sz="0" w:space="0" w:color="auto"/>
                <w:left w:val="none" w:sz="0" w:space="0" w:color="auto"/>
                <w:bottom w:val="none" w:sz="0" w:space="0" w:color="auto"/>
                <w:right w:val="none" w:sz="0" w:space="0" w:color="auto"/>
              </w:divBdr>
            </w:div>
            <w:div w:id="1995642605">
              <w:marLeft w:val="0"/>
              <w:marRight w:val="0"/>
              <w:marTop w:val="150"/>
              <w:marBottom w:val="150"/>
              <w:divBdr>
                <w:top w:val="none" w:sz="0" w:space="0" w:color="auto"/>
                <w:left w:val="none" w:sz="0" w:space="0" w:color="auto"/>
                <w:bottom w:val="none" w:sz="0" w:space="0" w:color="auto"/>
                <w:right w:val="none" w:sz="0" w:space="0" w:color="auto"/>
              </w:divBdr>
            </w:div>
            <w:div w:id="545483919">
              <w:marLeft w:val="0"/>
              <w:marRight w:val="0"/>
              <w:marTop w:val="150"/>
              <w:marBottom w:val="150"/>
              <w:divBdr>
                <w:top w:val="none" w:sz="0" w:space="0" w:color="auto"/>
                <w:left w:val="none" w:sz="0" w:space="0" w:color="auto"/>
                <w:bottom w:val="none" w:sz="0" w:space="0" w:color="auto"/>
                <w:right w:val="none" w:sz="0" w:space="0" w:color="auto"/>
              </w:divBdr>
            </w:div>
            <w:div w:id="1360156644">
              <w:marLeft w:val="0"/>
              <w:marRight w:val="0"/>
              <w:marTop w:val="150"/>
              <w:marBottom w:val="150"/>
              <w:divBdr>
                <w:top w:val="none" w:sz="0" w:space="0" w:color="auto"/>
                <w:left w:val="none" w:sz="0" w:space="0" w:color="auto"/>
                <w:bottom w:val="none" w:sz="0" w:space="0" w:color="auto"/>
                <w:right w:val="none" w:sz="0" w:space="0" w:color="auto"/>
              </w:divBdr>
            </w:div>
            <w:div w:id="1766459534">
              <w:marLeft w:val="0"/>
              <w:marRight w:val="0"/>
              <w:marTop w:val="150"/>
              <w:marBottom w:val="150"/>
              <w:divBdr>
                <w:top w:val="none" w:sz="0" w:space="0" w:color="auto"/>
                <w:left w:val="none" w:sz="0" w:space="0" w:color="auto"/>
                <w:bottom w:val="none" w:sz="0" w:space="0" w:color="auto"/>
                <w:right w:val="none" w:sz="0" w:space="0" w:color="auto"/>
              </w:divBdr>
            </w:div>
            <w:div w:id="1051004457">
              <w:marLeft w:val="0"/>
              <w:marRight w:val="0"/>
              <w:marTop w:val="150"/>
              <w:marBottom w:val="150"/>
              <w:divBdr>
                <w:top w:val="none" w:sz="0" w:space="0" w:color="auto"/>
                <w:left w:val="none" w:sz="0" w:space="0" w:color="auto"/>
                <w:bottom w:val="none" w:sz="0" w:space="0" w:color="auto"/>
                <w:right w:val="none" w:sz="0" w:space="0" w:color="auto"/>
              </w:divBdr>
            </w:div>
            <w:div w:id="953681323">
              <w:marLeft w:val="0"/>
              <w:marRight w:val="0"/>
              <w:marTop w:val="150"/>
              <w:marBottom w:val="150"/>
              <w:divBdr>
                <w:top w:val="none" w:sz="0" w:space="0" w:color="auto"/>
                <w:left w:val="none" w:sz="0" w:space="0" w:color="auto"/>
                <w:bottom w:val="none" w:sz="0" w:space="0" w:color="auto"/>
                <w:right w:val="none" w:sz="0" w:space="0" w:color="auto"/>
              </w:divBdr>
            </w:div>
            <w:div w:id="79840357">
              <w:marLeft w:val="0"/>
              <w:marRight w:val="0"/>
              <w:marTop w:val="150"/>
              <w:marBottom w:val="150"/>
              <w:divBdr>
                <w:top w:val="none" w:sz="0" w:space="0" w:color="auto"/>
                <w:left w:val="none" w:sz="0" w:space="0" w:color="auto"/>
                <w:bottom w:val="none" w:sz="0" w:space="0" w:color="auto"/>
                <w:right w:val="none" w:sz="0" w:space="0" w:color="auto"/>
              </w:divBdr>
            </w:div>
            <w:div w:id="1656176742">
              <w:marLeft w:val="0"/>
              <w:marRight w:val="0"/>
              <w:marTop w:val="150"/>
              <w:marBottom w:val="150"/>
              <w:divBdr>
                <w:top w:val="none" w:sz="0" w:space="0" w:color="auto"/>
                <w:left w:val="none" w:sz="0" w:space="0" w:color="auto"/>
                <w:bottom w:val="none" w:sz="0" w:space="0" w:color="auto"/>
                <w:right w:val="none" w:sz="0" w:space="0" w:color="auto"/>
              </w:divBdr>
            </w:div>
            <w:div w:id="929437172">
              <w:marLeft w:val="0"/>
              <w:marRight w:val="0"/>
              <w:marTop w:val="150"/>
              <w:marBottom w:val="150"/>
              <w:divBdr>
                <w:top w:val="none" w:sz="0" w:space="0" w:color="auto"/>
                <w:left w:val="none" w:sz="0" w:space="0" w:color="auto"/>
                <w:bottom w:val="none" w:sz="0" w:space="0" w:color="auto"/>
                <w:right w:val="none" w:sz="0" w:space="0" w:color="auto"/>
              </w:divBdr>
            </w:div>
            <w:div w:id="1790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3911">
      <w:bodyDiv w:val="1"/>
      <w:marLeft w:val="0"/>
      <w:marRight w:val="0"/>
      <w:marTop w:val="0"/>
      <w:marBottom w:val="0"/>
      <w:divBdr>
        <w:top w:val="none" w:sz="0" w:space="0" w:color="auto"/>
        <w:left w:val="none" w:sz="0" w:space="0" w:color="auto"/>
        <w:bottom w:val="none" w:sz="0" w:space="0" w:color="auto"/>
        <w:right w:val="none" w:sz="0" w:space="0" w:color="auto"/>
      </w:divBdr>
      <w:divsChild>
        <w:div w:id="441264705">
          <w:marLeft w:val="0"/>
          <w:marRight w:val="0"/>
          <w:marTop w:val="0"/>
          <w:marBottom w:val="0"/>
          <w:divBdr>
            <w:top w:val="none" w:sz="0" w:space="0" w:color="auto"/>
            <w:left w:val="none" w:sz="0" w:space="0" w:color="auto"/>
            <w:bottom w:val="none" w:sz="0" w:space="0" w:color="auto"/>
            <w:right w:val="none" w:sz="0" w:space="0" w:color="auto"/>
          </w:divBdr>
        </w:div>
        <w:div w:id="535507697">
          <w:marLeft w:val="0"/>
          <w:marRight w:val="0"/>
          <w:marTop w:val="125"/>
          <w:marBottom w:val="125"/>
          <w:divBdr>
            <w:top w:val="none" w:sz="0" w:space="0" w:color="auto"/>
            <w:left w:val="none" w:sz="0" w:space="0" w:color="auto"/>
            <w:bottom w:val="none" w:sz="0" w:space="0" w:color="auto"/>
            <w:right w:val="none" w:sz="0" w:space="0" w:color="auto"/>
          </w:divBdr>
          <w:divsChild>
            <w:div w:id="628588484">
              <w:marLeft w:val="250"/>
              <w:marRight w:val="0"/>
              <w:marTop w:val="250"/>
              <w:marBottom w:val="250"/>
              <w:divBdr>
                <w:top w:val="single" w:sz="4" w:space="0" w:color="DFDFDF"/>
                <w:left w:val="single" w:sz="4" w:space="0" w:color="DFDFDF"/>
                <w:bottom w:val="single" w:sz="4" w:space="0" w:color="DFDFDF"/>
                <w:right w:val="single" w:sz="4" w:space="0" w:color="DFDFDF"/>
              </w:divBdr>
              <w:divsChild>
                <w:div w:id="329060842">
                  <w:marLeft w:val="0"/>
                  <w:marRight w:val="0"/>
                  <w:marTop w:val="0"/>
                  <w:marBottom w:val="0"/>
                  <w:divBdr>
                    <w:top w:val="none" w:sz="0" w:space="0" w:color="auto"/>
                    <w:left w:val="none" w:sz="0" w:space="0" w:color="auto"/>
                    <w:bottom w:val="none" w:sz="0" w:space="0" w:color="auto"/>
                    <w:right w:val="dotted" w:sz="4" w:space="0" w:color="DFDFDF"/>
                  </w:divBdr>
                </w:div>
                <w:div w:id="158244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84127">
      <w:bodyDiv w:val="1"/>
      <w:marLeft w:val="0"/>
      <w:marRight w:val="0"/>
      <w:marTop w:val="0"/>
      <w:marBottom w:val="0"/>
      <w:divBdr>
        <w:top w:val="none" w:sz="0" w:space="0" w:color="auto"/>
        <w:left w:val="none" w:sz="0" w:space="0" w:color="auto"/>
        <w:bottom w:val="none" w:sz="0" w:space="0" w:color="auto"/>
        <w:right w:val="none" w:sz="0" w:space="0" w:color="auto"/>
      </w:divBdr>
      <w:divsChild>
        <w:div w:id="1742556710">
          <w:marLeft w:val="0"/>
          <w:marRight w:val="0"/>
          <w:marTop w:val="125"/>
          <w:marBottom w:val="188"/>
          <w:divBdr>
            <w:top w:val="none" w:sz="0" w:space="0" w:color="auto"/>
            <w:left w:val="none" w:sz="0" w:space="0" w:color="auto"/>
            <w:bottom w:val="single" w:sz="12" w:space="0" w:color="EEEEEE"/>
            <w:right w:val="none" w:sz="0" w:space="0" w:color="auto"/>
          </w:divBdr>
          <w:divsChild>
            <w:div w:id="1854539385">
              <w:marLeft w:val="0"/>
              <w:marRight w:val="0"/>
              <w:marTop w:val="38"/>
              <w:marBottom w:val="0"/>
              <w:divBdr>
                <w:top w:val="none" w:sz="0" w:space="0" w:color="auto"/>
                <w:left w:val="none" w:sz="0" w:space="0" w:color="auto"/>
                <w:bottom w:val="none" w:sz="0" w:space="0" w:color="auto"/>
                <w:right w:val="none" w:sz="0" w:space="0" w:color="auto"/>
              </w:divBdr>
            </w:div>
          </w:divsChild>
        </w:div>
        <w:div w:id="255284979">
          <w:marLeft w:val="0"/>
          <w:marRight w:val="0"/>
          <w:marTop w:val="0"/>
          <w:marBottom w:val="25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nfoq.com/infoq/url.action?i=15951&amp;t=f" TargetMode="External"/><Relationship Id="rId117" Type="http://schemas.openxmlformats.org/officeDocument/2006/relationships/control" Target="activeX/activeX22.xml"/><Relationship Id="rId21" Type="http://schemas.openxmlformats.org/officeDocument/2006/relationships/hyperlink" Target="http://www.infoq.com/infoq/url.action?i=15945&amp;t=f" TargetMode="External"/><Relationship Id="rId42" Type="http://schemas.openxmlformats.org/officeDocument/2006/relationships/hyperlink" Target="http://www.infoq.com/cn/articles/flash-deal-architecture-optimization" TargetMode="External"/><Relationship Id="rId47" Type="http://schemas.openxmlformats.org/officeDocument/2006/relationships/hyperlink" Target="http://www.infoq.com/cn/articles/flash-deal-architecture-optimization" TargetMode="External"/><Relationship Id="rId63" Type="http://schemas.openxmlformats.org/officeDocument/2006/relationships/image" Target="media/image20.jpeg"/><Relationship Id="rId68" Type="http://schemas.openxmlformats.org/officeDocument/2006/relationships/hyperlink" Target="http://www.csdn.net/tag/haproxy/news" TargetMode="External"/><Relationship Id="rId84" Type="http://schemas.openxmlformats.org/officeDocument/2006/relationships/hyperlink" Target="http://cms.csdnimg.cn/article/201408/14/53ec4b6110d50.jpg" TargetMode="External"/><Relationship Id="rId89" Type="http://schemas.openxmlformats.org/officeDocument/2006/relationships/image" Target="media/image30.png"/><Relationship Id="rId112" Type="http://schemas.openxmlformats.org/officeDocument/2006/relationships/hyperlink" Target="httpd://www.keepalived.org" TargetMode="External"/><Relationship Id="rId133" Type="http://schemas.openxmlformats.org/officeDocument/2006/relationships/control" Target="activeX/activeX37.xml"/><Relationship Id="rId138" Type="http://schemas.openxmlformats.org/officeDocument/2006/relationships/control" Target="activeX/activeX42.xml"/><Relationship Id="rId16" Type="http://schemas.openxmlformats.org/officeDocument/2006/relationships/hyperlink" Target="http://www.infoq.com/cn/articles/ctrip-big-data-high-concurrency-applications-architecture" TargetMode="External"/><Relationship Id="rId107" Type="http://schemas.openxmlformats.org/officeDocument/2006/relationships/control" Target="activeX/activeX13.xml"/><Relationship Id="rId11" Type="http://schemas.openxmlformats.org/officeDocument/2006/relationships/hyperlink" Target="http://www.infoq.com/cn/articles/ctrip-big-data-high-concurrency-applications-architecture" TargetMode="External"/><Relationship Id="rId32" Type="http://schemas.openxmlformats.org/officeDocument/2006/relationships/image" Target="media/image6.jpeg"/><Relationship Id="rId37" Type="http://schemas.openxmlformats.org/officeDocument/2006/relationships/image" Target="media/image11.jpeg"/><Relationship Id="rId53" Type="http://schemas.openxmlformats.org/officeDocument/2006/relationships/hyperlink" Target="http://www.infoq.com/cn/articles/flash-deal-architecture-optimization" TargetMode="External"/><Relationship Id="rId58" Type="http://schemas.openxmlformats.org/officeDocument/2006/relationships/hyperlink" Target="http://blog.csdn.net/zqf_office/article/details/53542533" TargetMode="External"/><Relationship Id="rId74" Type="http://schemas.openxmlformats.org/officeDocument/2006/relationships/hyperlink" Target="http://cms.csdnimg.cn/article/201408/11/53e87dc4b2f5c.jpg" TargetMode="External"/><Relationship Id="rId79" Type="http://schemas.openxmlformats.org/officeDocument/2006/relationships/image" Target="media/image25.png"/><Relationship Id="rId102" Type="http://schemas.openxmlformats.org/officeDocument/2006/relationships/control" Target="activeX/activeX9.xml"/><Relationship Id="rId123" Type="http://schemas.openxmlformats.org/officeDocument/2006/relationships/control" Target="activeX/activeX27.xml"/><Relationship Id="rId128" Type="http://schemas.openxmlformats.org/officeDocument/2006/relationships/control" Target="activeX/activeX32.xml"/><Relationship Id="rId144" Type="http://schemas.openxmlformats.org/officeDocument/2006/relationships/hyperlink" Target="http://www.tokiwinter.com/tag/clustering/" TargetMode="External"/><Relationship Id="rId149" Type="http://schemas.openxmlformats.org/officeDocument/2006/relationships/hyperlink" Target="http://www.tokiwinter.com/tag/stunnel/" TargetMode="External"/><Relationship Id="rId5" Type="http://schemas.openxmlformats.org/officeDocument/2006/relationships/footnotes" Target="footnotes.xml"/><Relationship Id="rId90" Type="http://schemas.openxmlformats.org/officeDocument/2006/relationships/image" Target="media/image31.wmf"/><Relationship Id="rId95" Type="http://schemas.openxmlformats.org/officeDocument/2006/relationships/image" Target="media/image33.wmf"/><Relationship Id="rId22" Type="http://schemas.openxmlformats.org/officeDocument/2006/relationships/hyperlink" Target="http://www.infoq.com/infoq/url.action?i=15946&amp;t=f" TargetMode="External"/><Relationship Id="rId27" Type="http://schemas.openxmlformats.org/officeDocument/2006/relationships/image" Target="media/image2.jpeg"/><Relationship Id="rId43" Type="http://schemas.openxmlformats.org/officeDocument/2006/relationships/hyperlink" Target="http://www.infoq.com/cn/profile/%E6%B2%88%E5%89%91" TargetMode="External"/><Relationship Id="rId48" Type="http://schemas.openxmlformats.org/officeDocument/2006/relationships/hyperlink" Target="http://www.infoq.com/cn/articles/flash-deal-architecture-optimization" TargetMode="External"/><Relationship Id="rId64" Type="http://schemas.openxmlformats.org/officeDocument/2006/relationships/image" Target="media/image21.jpeg"/><Relationship Id="rId69" Type="http://schemas.openxmlformats.org/officeDocument/2006/relationships/hyperlink" Target="http://www.csdn.net/tag/php/news" TargetMode="External"/><Relationship Id="rId113" Type="http://schemas.openxmlformats.org/officeDocument/2006/relationships/control" Target="activeX/activeX18.xml"/><Relationship Id="rId118" Type="http://schemas.openxmlformats.org/officeDocument/2006/relationships/control" Target="activeX/activeX23.xml"/><Relationship Id="rId134" Type="http://schemas.openxmlformats.org/officeDocument/2006/relationships/control" Target="activeX/activeX38.xml"/><Relationship Id="rId139" Type="http://schemas.openxmlformats.org/officeDocument/2006/relationships/hyperlink" Target="http://www.tokiwinter.com/" TargetMode="External"/><Relationship Id="rId80" Type="http://schemas.openxmlformats.org/officeDocument/2006/relationships/hyperlink" Target="http://cms.csdnimg.cn/article/201408/14/53ec4ac7a4b67.jpg" TargetMode="External"/><Relationship Id="rId85" Type="http://schemas.openxmlformats.org/officeDocument/2006/relationships/image" Target="media/image28.png"/><Relationship Id="rId150" Type="http://schemas.openxmlformats.org/officeDocument/2006/relationships/hyperlink" Target="http://www.tokiwinter.com/tag/tomcat/" TargetMode="External"/><Relationship Id="rId12" Type="http://schemas.openxmlformats.org/officeDocument/2006/relationships/hyperlink" Target="http://www.infoq.com/cn/articles/ctrip-big-data-high-concurrency-applications-architecture" TargetMode="External"/><Relationship Id="rId17" Type="http://schemas.openxmlformats.org/officeDocument/2006/relationships/hyperlink" Target="http://www.infoq.com/cn/articles/ctrip-big-data-high-concurrency-applications-architecture" TargetMode="External"/><Relationship Id="rId25" Type="http://schemas.openxmlformats.org/officeDocument/2006/relationships/hyperlink" Target="http://www.infoq.com/infoq/url.action?i=15949&amp;t=f"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hyperlink" Target="http://www.infoq.com/cn/articles/flash-deal-architecture-optimization" TargetMode="External"/><Relationship Id="rId59" Type="http://schemas.openxmlformats.org/officeDocument/2006/relationships/image" Target="media/image16.jpeg"/><Relationship Id="rId67" Type="http://schemas.openxmlformats.org/officeDocument/2006/relationships/hyperlink" Target="http://www.csdn.net/tag/%E6%9E%B6%E6%9E%84/news" TargetMode="External"/><Relationship Id="rId103" Type="http://schemas.openxmlformats.org/officeDocument/2006/relationships/hyperlink" Target="http://tomcat.apache.org/tomcat-7.0-doc/cluster-howto.html" TargetMode="External"/><Relationship Id="rId108" Type="http://schemas.openxmlformats.org/officeDocument/2006/relationships/control" Target="activeX/activeX14.xml"/><Relationship Id="rId116" Type="http://schemas.openxmlformats.org/officeDocument/2006/relationships/control" Target="activeX/activeX21.xml"/><Relationship Id="rId124" Type="http://schemas.openxmlformats.org/officeDocument/2006/relationships/control" Target="activeX/activeX28.xml"/><Relationship Id="rId129" Type="http://schemas.openxmlformats.org/officeDocument/2006/relationships/control" Target="activeX/activeX33.xml"/><Relationship Id="rId137" Type="http://schemas.openxmlformats.org/officeDocument/2006/relationships/control" Target="activeX/activeX41.xml"/><Relationship Id="rId20" Type="http://schemas.openxmlformats.org/officeDocument/2006/relationships/hyperlink" Target="http://www.infoq.com/cn/showbookmarks.action" TargetMode="External"/><Relationship Id="rId41" Type="http://schemas.openxmlformats.org/officeDocument/2006/relationships/image" Target="media/image14.jpeg"/><Relationship Id="rId54" Type="http://schemas.openxmlformats.org/officeDocument/2006/relationships/hyperlink" Target="http://www.infoq.com/cn/showbookmarks.action" TargetMode="External"/><Relationship Id="rId62" Type="http://schemas.openxmlformats.org/officeDocument/2006/relationships/image" Target="media/image19.jpeg"/><Relationship Id="rId70" Type="http://schemas.openxmlformats.org/officeDocument/2006/relationships/hyperlink" Target="http://www.csdn.net/tag/redis/news" TargetMode="External"/><Relationship Id="rId75" Type="http://schemas.openxmlformats.org/officeDocument/2006/relationships/image" Target="media/image23.jpeg"/><Relationship Id="rId83" Type="http://schemas.openxmlformats.org/officeDocument/2006/relationships/image" Target="media/image27.png"/><Relationship Id="rId88" Type="http://schemas.openxmlformats.org/officeDocument/2006/relationships/hyperlink" Target="http://cms.csdnimg.cn/article/201408/14/53ec4c2199d63.jpg" TargetMode="External"/><Relationship Id="rId91" Type="http://schemas.openxmlformats.org/officeDocument/2006/relationships/control" Target="activeX/activeX1.xml"/><Relationship Id="rId96" Type="http://schemas.openxmlformats.org/officeDocument/2006/relationships/control" Target="activeX/activeX3.xml"/><Relationship Id="rId111" Type="http://schemas.openxmlformats.org/officeDocument/2006/relationships/control" Target="activeX/activeX17.xml"/><Relationship Id="rId132" Type="http://schemas.openxmlformats.org/officeDocument/2006/relationships/control" Target="activeX/activeX36.xml"/><Relationship Id="rId140" Type="http://schemas.openxmlformats.org/officeDocument/2006/relationships/hyperlink" Target="http://www.tokiwinter.com/load-balance-tomcat-apache-httpd-mod_jk/" TargetMode="External"/><Relationship Id="rId145" Type="http://schemas.openxmlformats.org/officeDocument/2006/relationships/hyperlink" Target="http://www.tokiwinter.com/tag/haproxy/" TargetMode="Externa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infoq.com/cn/articles/ctrip-big-data-high-concurrency-applications-architecture" TargetMode="External"/><Relationship Id="rId23" Type="http://schemas.openxmlformats.org/officeDocument/2006/relationships/hyperlink" Target="http://www.infoq.com/infoq/url.action?i=15947&amp;t=f" TargetMode="External"/><Relationship Id="rId28" Type="http://schemas.openxmlformats.org/officeDocument/2006/relationships/hyperlink" Target="http://www.infoq.com/infoq/url.action?i=15950&amp;t=f" TargetMode="External"/><Relationship Id="rId36" Type="http://schemas.openxmlformats.org/officeDocument/2006/relationships/image" Target="media/image10.jpeg"/><Relationship Id="rId49" Type="http://schemas.openxmlformats.org/officeDocument/2006/relationships/hyperlink" Target="http://www.infoq.com/cn/articles/flash-deal-architecture-optimization" TargetMode="External"/><Relationship Id="rId57" Type="http://schemas.openxmlformats.org/officeDocument/2006/relationships/hyperlink" Target="http://www.voidcn.com/blog/zqf_office/cata/1330570/" TargetMode="External"/><Relationship Id="rId106" Type="http://schemas.openxmlformats.org/officeDocument/2006/relationships/control" Target="activeX/activeX12.xml"/><Relationship Id="rId114" Type="http://schemas.openxmlformats.org/officeDocument/2006/relationships/control" Target="activeX/activeX19.xml"/><Relationship Id="rId119" Type="http://schemas.openxmlformats.org/officeDocument/2006/relationships/control" Target="activeX/activeX24.xml"/><Relationship Id="rId127" Type="http://schemas.openxmlformats.org/officeDocument/2006/relationships/control" Target="activeX/activeX31.xml"/><Relationship Id="rId10" Type="http://schemas.openxmlformats.org/officeDocument/2006/relationships/hyperlink" Target="http://sz2017.archsummit.com/?utm_source=infoq&amp;utm_medium=notice" TargetMode="External"/><Relationship Id="rId31" Type="http://schemas.openxmlformats.org/officeDocument/2006/relationships/image" Target="media/image5.jpeg"/><Relationship Id="rId44" Type="http://schemas.openxmlformats.org/officeDocument/2006/relationships/hyperlink" Target="http://sz2017.archsummit.com/?utm_source=infoq&amp;utm_medium=notice" TargetMode="External"/><Relationship Id="rId52" Type="http://schemas.openxmlformats.org/officeDocument/2006/relationships/hyperlink" Target="http://www.infoq.com/cn/articles/flash-deal-architecture-optimization" TargetMode="External"/><Relationship Id="rId60" Type="http://schemas.openxmlformats.org/officeDocument/2006/relationships/image" Target="media/image17.jpeg"/><Relationship Id="rId65" Type="http://schemas.openxmlformats.org/officeDocument/2006/relationships/hyperlink" Target="http://my.csdn.net/aw344" TargetMode="External"/><Relationship Id="rId73" Type="http://schemas.openxmlformats.org/officeDocument/2006/relationships/image" Target="media/image22.jpeg"/><Relationship Id="rId78" Type="http://schemas.openxmlformats.org/officeDocument/2006/relationships/hyperlink" Target="http://cms.csdnimg.cn/article/201408/14/53ec4a4ce78c0.jpg" TargetMode="External"/><Relationship Id="rId81" Type="http://schemas.openxmlformats.org/officeDocument/2006/relationships/image" Target="media/image26.png"/><Relationship Id="rId86" Type="http://schemas.openxmlformats.org/officeDocument/2006/relationships/hyperlink" Target="http://cms.csdnimg.cn/article/201408/14/53ec4bf008fff.jpg" TargetMode="External"/><Relationship Id="rId94" Type="http://schemas.openxmlformats.org/officeDocument/2006/relationships/control" Target="activeX/activeX2.xml"/><Relationship Id="rId99" Type="http://schemas.openxmlformats.org/officeDocument/2006/relationships/control" Target="activeX/activeX6.xml"/><Relationship Id="rId101" Type="http://schemas.openxmlformats.org/officeDocument/2006/relationships/control" Target="activeX/activeX8.xml"/><Relationship Id="rId122" Type="http://schemas.openxmlformats.org/officeDocument/2006/relationships/hyperlink" Target="http://www.stunnel.org/" TargetMode="External"/><Relationship Id="rId130" Type="http://schemas.openxmlformats.org/officeDocument/2006/relationships/control" Target="activeX/activeX34.xml"/><Relationship Id="rId135" Type="http://schemas.openxmlformats.org/officeDocument/2006/relationships/control" Target="activeX/activeX39.xml"/><Relationship Id="rId143" Type="http://schemas.openxmlformats.org/officeDocument/2006/relationships/hyperlink" Target="http://www.tokiwinter.com/category/unix-linux-howtos-tutorials/" TargetMode="External"/><Relationship Id="rId148" Type="http://schemas.openxmlformats.org/officeDocument/2006/relationships/hyperlink" Target="http://www.tokiwinter.com/tag/load-balancing/" TargetMode="External"/><Relationship Id="rId151" Type="http://schemas.openxmlformats.org/officeDocument/2006/relationships/hyperlink" Target="http://www.tokiwinter.com/highly-available-load-balancing-of-apache-tomcat-using-haproxy-stunnel-and-keepalived/" TargetMode="External"/><Relationship Id="rId4" Type="http://schemas.openxmlformats.org/officeDocument/2006/relationships/webSettings" Target="webSettings.xml"/><Relationship Id="rId9" Type="http://schemas.openxmlformats.org/officeDocument/2006/relationships/hyperlink" Target="http://www.infoq.com/cn/profile/%E8%91%A3%E9%94%90" TargetMode="External"/><Relationship Id="rId13" Type="http://schemas.openxmlformats.org/officeDocument/2006/relationships/hyperlink" Target="http://www.infoq.com/cn/articles/ctrip-big-data-high-concurrency-applications-architecture" TargetMode="External"/><Relationship Id="rId18" Type="http://schemas.openxmlformats.org/officeDocument/2006/relationships/hyperlink" Target="http://www.infoq.com/cn/articles/ctrip-big-data-high-concurrency-applications-architecture" TargetMode="External"/><Relationship Id="rId39" Type="http://schemas.openxmlformats.org/officeDocument/2006/relationships/image" Target="media/image13.jpeg"/><Relationship Id="rId109" Type="http://schemas.openxmlformats.org/officeDocument/2006/relationships/control" Target="activeX/activeX15.xml"/><Relationship Id="rId34" Type="http://schemas.openxmlformats.org/officeDocument/2006/relationships/image" Target="media/image8.jpeg"/><Relationship Id="rId50" Type="http://schemas.openxmlformats.org/officeDocument/2006/relationships/hyperlink" Target="http://www.infoq.com/cn/articles/flash-deal-architecture-optimization" TargetMode="External"/><Relationship Id="rId55" Type="http://schemas.openxmlformats.org/officeDocument/2006/relationships/image" Target="media/image15.jpeg"/><Relationship Id="rId76" Type="http://schemas.openxmlformats.org/officeDocument/2006/relationships/hyperlink" Target="http://cms.csdnimg.cn/article/201408/14/53ec44891815e.jpg" TargetMode="External"/><Relationship Id="rId97" Type="http://schemas.openxmlformats.org/officeDocument/2006/relationships/control" Target="activeX/activeX4.xml"/><Relationship Id="rId104" Type="http://schemas.openxmlformats.org/officeDocument/2006/relationships/control" Target="activeX/activeX10.xml"/><Relationship Id="rId120" Type="http://schemas.openxmlformats.org/officeDocument/2006/relationships/control" Target="activeX/activeX25.xml"/><Relationship Id="rId125" Type="http://schemas.openxmlformats.org/officeDocument/2006/relationships/control" Target="activeX/activeX29.xml"/><Relationship Id="rId141" Type="http://schemas.openxmlformats.org/officeDocument/2006/relationships/hyperlink" Target="http://www.tokiwinter.com/apache-httpd-htpasswd-password-protect-site/" TargetMode="External"/><Relationship Id="rId146" Type="http://schemas.openxmlformats.org/officeDocument/2006/relationships/hyperlink" Target="http://www.tokiwinter.com/tag/high-availability/" TargetMode="External"/><Relationship Id="rId7" Type="http://schemas.openxmlformats.org/officeDocument/2006/relationships/image" Target="media/image1.jpeg"/><Relationship Id="rId71" Type="http://schemas.openxmlformats.org/officeDocument/2006/relationships/hyperlink" Target="http://www.csdn.net/tag/mysql/news" TargetMode="External"/><Relationship Id="rId92" Type="http://schemas.openxmlformats.org/officeDocument/2006/relationships/hyperlink" Target="http://haproxy.1wt.eu/" TargetMode="External"/><Relationship Id="rId2" Type="http://schemas.openxmlformats.org/officeDocument/2006/relationships/styles" Target="styles.xml"/><Relationship Id="rId29" Type="http://schemas.openxmlformats.org/officeDocument/2006/relationships/image" Target="media/image3.jpeg"/><Relationship Id="rId24" Type="http://schemas.openxmlformats.org/officeDocument/2006/relationships/hyperlink" Target="http://www.infoq.com/infoq/url.action?i=15948&amp;t=f" TargetMode="External"/><Relationship Id="rId40" Type="http://schemas.openxmlformats.org/officeDocument/2006/relationships/hyperlink" Target="http://www.infoq.com/cn/author/%E6%9D%9C%E5%B0%8F%E8%8A%B3" TargetMode="External"/><Relationship Id="rId45" Type="http://schemas.openxmlformats.org/officeDocument/2006/relationships/hyperlink" Target="http://www.infoq.com/cn/articles/flash-deal-architecture-optimization" TargetMode="External"/><Relationship Id="rId66" Type="http://schemas.openxmlformats.org/officeDocument/2006/relationships/hyperlink" Target="http://www.csdn.net/tag/%E5%A4%A7%E6%95%B0%E6%8D%AE/news" TargetMode="External"/><Relationship Id="rId87" Type="http://schemas.openxmlformats.org/officeDocument/2006/relationships/image" Target="media/image29.png"/><Relationship Id="rId110" Type="http://schemas.openxmlformats.org/officeDocument/2006/relationships/control" Target="activeX/activeX16.xml"/><Relationship Id="rId115" Type="http://schemas.openxmlformats.org/officeDocument/2006/relationships/control" Target="activeX/activeX20.xml"/><Relationship Id="rId131" Type="http://schemas.openxmlformats.org/officeDocument/2006/relationships/control" Target="activeX/activeX35.xml"/><Relationship Id="rId136" Type="http://schemas.openxmlformats.org/officeDocument/2006/relationships/control" Target="activeX/activeX40.xml"/><Relationship Id="rId61" Type="http://schemas.openxmlformats.org/officeDocument/2006/relationships/image" Target="media/image18.jpeg"/><Relationship Id="rId82" Type="http://schemas.openxmlformats.org/officeDocument/2006/relationships/hyperlink" Target="http://cms.csdnimg.cn/article/201408/14/53ec4afa6fbed.jpg" TargetMode="External"/><Relationship Id="rId152" Type="http://schemas.openxmlformats.org/officeDocument/2006/relationships/fontTable" Target="fontTable.xml"/><Relationship Id="rId19" Type="http://schemas.openxmlformats.org/officeDocument/2006/relationships/hyperlink" Target="http://www.infoq.com/cn/articles/ctrip-big-data-high-concurrency-applications-architecture" TargetMode="External"/><Relationship Id="rId14" Type="http://schemas.openxmlformats.org/officeDocument/2006/relationships/hyperlink" Target="http://www.infoq.com/cn/articles/ctrip-big-data-high-concurrency-applications-architecture" TargetMode="External"/><Relationship Id="rId30" Type="http://schemas.openxmlformats.org/officeDocument/2006/relationships/image" Target="media/image4.jpeg"/><Relationship Id="rId35" Type="http://schemas.openxmlformats.org/officeDocument/2006/relationships/image" Target="media/image9.jpeg"/><Relationship Id="rId56" Type="http://schemas.openxmlformats.org/officeDocument/2006/relationships/hyperlink" Target="http://www.voidcn.com/blog/zqf_office/" TargetMode="External"/><Relationship Id="rId77" Type="http://schemas.openxmlformats.org/officeDocument/2006/relationships/image" Target="media/image24.jpeg"/><Relationship Id="rId100" Type="http://schemas.openxmlformats.org/officeDocument/2006/relationships/control" Target="activeX/activeX7.xml"/><Relationship Id="rId105" Type="http://schemas.openxmlformats.org/officeDocument/2006/relationships/control" Target="activeX/activeX11.xml"/><Relationship Id="rId126" Type="http://schemas.openxmlformats.org/officeDocument/2006/relationships/control" Target="activeX/activeX30.xml"/><Relationship Id="rId147" Type="http://schemas.openxmlformats.org/officeDocument/2006/relationships/hyperlink" Target="http://www.tokiwinter.com/tag/keepalived/" TargetMode="External"/><Relationship Id="rId8" Type="http://schemas.openxmlformats.org/officeDocument/2006/relationships/hyperlink" Target="http://www.infoq.com/cn/articles/ctrip-big-data-high-concurrency-applications-architecture" TargetMode="External"/><Relationship Id="rId51" Type="http://schemas.openxmlformats.org/officeDocument/2006/relationships/hyperlink" Target="http://www.infoq.com/cn/articles/flash-deal-architecture-optimization" TargetMode="External"/><Relationship Id="rId72" Type="http://schemas.openxmlformats.org/officeDocument/2006/relationships/hyperlink" Target="http://cms.csdnimg.cn/article/201408/11/53e87db637d1b.jpg" TargetMode="External"/><Relationship Id="rId93" Type="http://schemas.openxmlformats.org/officeDocument/2006/relationships/image" Target="media/image32.wmf"/><Relationship Id="rId98" Type="http://schemas.openxmlformats.org/officeDocument/2006/relationships/control" Target="activeX/activeX5.xml"/><Relationship Id="rId121" Type="http://schemas.openxmlformats.org/officeDocument/2006/relationships/control" Target="activeX/activeX26.xml"/><Relationship Id="rId142" Type="http://schemas.openxmlformats.org/officeDocument/2006/relationships/hyperlink" Target="http://www.tokiwinter.com/apache-httpd-mod_rewrite-one-rewritecond-many-rewriterules/" TargetMode="Externa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51</Pages>
  <Words>7229</Words>
  <Characters>41207</Characters>
  <Application>Microsoft Office Word</Application>
  <DocSecurity>0</DocSecurity>
  <Lines>343</Lines>
  <Paragraphs>96</Paragraphs>
  <ScaleCrop>false</ScaleCrop>
  <Company/>
  <LinksUpToDate>false</LinksUpToDate>
  <CharactersWithSpaces>48340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Geoffrey.Chen</dc:creator>
  <cp:keywords/>
  <dc:description/>
  <cp:lastModifiedBy>Geoffrey.Chen</cp:lastModifiedBy>
  <cp:revision>10</cp:revision>
  <dcterms:created xsi:type="dcterms:W3CDTF">2017-05-18T18:51:00Z</dcterms:created>
  <dcterms:modified xsi:type="dcterms:W3CDTF">2017-05-18T20:50:00Z</dcterms:modified>
</cp:coreProperties>
</file>